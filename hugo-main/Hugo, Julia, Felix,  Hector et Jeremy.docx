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 A"/>
        <w:spacing w:after="0" w:line="360" w:lineRule="auto"/>
      </w:pPr>
    </w:p>
    <w:p>
      <w:pPr>
        <w:pStyle w:val="Corps A"/>
        <w:spacing w:before="157" w:after="157" w:line="270" w:lineRule="auto"/>
      </w:pPr>
      <w:bookmarkStart w:name="hugo_julia_felix_et_hector" w:id="0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39"/>
          <w:szCs w:val="39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Hugo, Julia, Felix</w:t>
      </w:r>
      <w:ins w:id="1" w:date="2026-02-26T14:39:22Z" w:author="Charles">
        <w:r>
          <w:rPr>
            <w:rStyle w:val="Aucun"/>
            <w:rFonts w:ascii="inter" w:cs="inter" w:hAnsi="inter" w:eastAsia="inter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 xml:space="preserve">, </w:t>
        </w:r>
      </w:ins>
      <w:del w:id="2" w:date="2026-02-26T14:39:21Z" w:author="Charles">
        <w:r>
          <w:rPr>
            <w:rStyle w:val="Aucun"/>
            <w:rFonts w:ascii="inter" w:cs="inter" w:hAnsi="inter" w:eastAsia="inter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 et </w:delText>
        </w:r>
      </w:del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39"/>
          <w:szCs w:val="3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Hector</w:t>
      </w:r>
      <w:bookmarkEnd w:id="0"/>
      <w:ins w:id="3" w:date="2026-02-26T14:39:27Z" w:author="Charles">
        <w:r>
          <w:rPr>
            <w:rStyle w:val="Aucun"/>
            <w:rFonts w:ascii="inter" w:cs="inter" w:hAnsi="inter" w:eastAsia="inter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 xml:space="preserve"> et J</w:t>
        </w:r>
      </w:ins>
      <w:ins w:id="4" w:date="2026-02-26T14:39:27Z" w:author="Charles">
        <w:r>
          <w:rPr>
            <w:rStyle w:val="Aucun"/>
            <w:rFonts w:ascii="inter" w:cs="inter" w:hAnsi="inter" w:eastAsia="inter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é</w:t>
        </w:r>
      </w:ins>
      <w:ins w:id="5" w:date="2026-02-26T14:39:27Z" w:author="Charles">
        <w:r>
          <w:rPr>
            <w:rStyle w:val="Aucun"/>
            <w:rFonts w:ascii="inter" w:cs="inter" w:hAnsi="inter" w:eastAsia="inter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r</w:t>
        </w:r>
      </w:ins>
      <w:ins w:id="6" w:date="2026-02-26T14:39:27Z" w:author="Charles">
        <w:r>
          <w:rPr>
            <w:rStyle w:val="Aucun"/>
            <w:rFonts w:ascii="inter" w:cs="inter" w:hAnsi="inter" w:eastAsia="inter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é</w:t>
        </w:r>
      </w:ins>
      <w:ins w:id="7" w:date="2026-02-26T14:39:27Z" w:author="Charles">
        <w:r>
          <w:rPr>
            <w:rStyle w:val="Aucun"/>
            <w:rFonts w:ascii="inter" w:cs="inter" w:hAnsi="inter" w:eastAsia="inter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my</w:t>
        </w:r>
      </w:ins>
    </w:p>
    <w:p>
      <w:pPr>
        <w:pStyle w:val="Corps A"/>
        <w:spacing w:before="315" w:after="105" w:line="360" w:lineRule="auto"/>
      </w:pPr>
      <w:bookmarkStart w:name="synopsis_version_1_4" w:id="8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Synopsis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—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Version 1.</w:t>
      </w:r>
      <w:ins w:id="9" w:date="2026-02-26T14:36:28Z" w:author="Charles">
        <w:r>
          <w:rPr>
            <w:rStyle w:val="Aucun"/>
            <w:rFonts w:ascii="inter" w:cs="inter" w:hAnsi="inter" w:eastAsia="inter"/>
            <w:b w:val="1"/>
            <w:bCs w:val="1"/>
            <w:outline w:val="0"/>
            <w:color w:val="000000"/>
            <w:sz w:val="24"/>
            <w:szCs w:val="24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5</w:t>
        </w:r>
      </w:ins>
      <w:del w:id="10" w:date="2026-02-26T14:36:27Z" w:author="Charles">
        <w:r>
          <w:rPr>
            <w:rStyle w:val="Aucun"/>
            <w:rFonts w:ascii="inter" w:cs="inter" w:hAnsi="inter" w:eastAsia="inter"/>
            <w:b w:val="1"/>
            <w:bCs w:val="1"/>
            <w:outline w:val="0"/>
            <w:color w:val="000000"/>
            <w:sz w:val="24"/>
            <w:szCs w:val="24"/>
            <w:u w:color="000000"/>
            <w:rtl w:val="0"/>
            <w:lang w:val="es-ES_tradnl"/>
            <w14:textFill>
              <w14:solidFill>
                <w14:srgbClr w14:val="000000"/>
              </w14:solidFill>
            </w14:textFill>
          </w:rPr>
          <w:delText>4</w:delText>
        </w:r>
      </w:del>
      <w:bookmarkEnd w:id="8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Document de communication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lang w:val="es-ES_tradnl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Destin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aux parties prenantes non techniques</w:t>
      </w:r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Version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1.</w:t>
      </w:r>
      <w:ins w:id="11" w:date="2026-02-26T14:36:36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5</w:t>
        </w:r>
      </w:ins>
      <w:del w:id="12" w:date="2026-02-26T14:36:35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es-ES_tradnl"/>
            <w14:textFill>
              <w14:solidFill>
                <w14:srgbClr w14:val="000000"/>
              </w14:solidFill>
            </w14:textFill>
          </w:rPr>
          <w:delText>4</w:delText>
        </w:r>
      </w:del>
      <w:r>
        <w:rPr>
          <w:rStyle w:val="Aucun"/>
          <w:rFonts w:ascii="inter" w:cs="inter" w:hAnsi="inter" w:eastAsia="inter"/>
          <w:outline w:val="0"/>
          <w:color w:val="000000"/>
          <w:u w:color="000000"/>
          <w:lang w:val="es-ES_tradnl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Date</w:t>
      </w:r>
      <w:del w:id="13" w:date="2026-02-26T14:36:40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es-ES_tradnl"/>
            <w14:textFill>
              <w14:solidFill>
                <w14:srgbClr w14:val="000000"/>
              </w14:solidFill>
            </w14:textFill>
          </w:rPr>
          <w:delText xml:space="preserve"> : 20 mars 2026</w:delText>
        </w:r>
      </w:del>
      <w:ins w:id="14" w:date="2026-02-26T14:36:45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: 26 f</w:t>
        </w:r>
      </w:ins>
      <w:ins w:id="15" w:date="2026-02-26T14:36:45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é</w:t>
        </w:r>
      </w:ins>
      <w:ins w:id="16" w:date="2026-02-26T14:36:45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vrier 2</w:t>
        </w:r>
      </w:ins>
      <w:ins w:id="17" w:date="2026-02-26T14:36:45Z" w:author="Charles">
        <w:del w:id="18" w:date="2026-02-26T14:55:02Z" w:author="Charles">
          <w:r>
            <w:rPr>
              <w:rStyle w:val="Aucun"/>
              <w:rFonts w:ascii="inter" w:cs="inter" w:hAnsi="inter" w:eastAsia="inter"/>
              <w:outline w:val="0"/>
              <w:color w:val="000000"/>
              <w:u w:color="000000"/>
              <w:rtl w:val="0"/>
              <w:lang w:val="fr-FR"/>
              <w14:textFill>
                <w14:solidFill>
                  <w14:srgbClr w14:val="000000"/>
                </w14:solidFill>
              </w14:textFill>
            </w:rPr>
            <w:delText>£</w:delText>
          </w:r>
        </w:del>
      </w:ins>
      <w:ins w:id="19" w:date="2026-02-26T14:36:45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026</w:t>
        </w:r>
      </w:ins>
      <w:r>
        <w:rPr>
          <w:rStyle w:val="Aucun"/>
          <w:rFonts w:ascii="inter" w:cs="inter" w:hAnsi="inter" w:eastAsia="inter"/>
          <w:outline w:val="0"/>
          <w:color w:val="000000"/>
          <w:u w:color="000000"/>
          <w:lang w:val="es-ES_tradnl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rences techniques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</w:t>
      </w:r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SPEC_POC_v1.</w:t>
      </w:r>
      <w:ins w:id="20" w:date="2026-02-26T14:36:51Z" w:author="Charles">
        <w:r>
          <w:rPr>
            <w:rStyle w:val="Aucun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shd w:val="clear" w:color="auto" w:fill="f8f8fa"/>
            <w:rtl w:val="0"/>
            <w:lang w:val="fr-FR"/>
            <w14:textFill>
              <w14:solidFill>
                <w14:srgbClr w14:val="000000"/>
              </w14:solidFill>
            </w14:textFill>
          </w:rPr>
          <w:t>5.</w:t>
        </w:r>
      </w:ins>
      <w:del w:id="21" w:date="2026-02-26T14:36:48Z" w:author="Charles">
        <w:r>
          <w:rPr>
            <w:rStyle w:val="Aucun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shd w:val="clear" w:color="auto" w:fill="f8f8fa"/>
            <w:rtl w:val="0"/>
            <w:lang w:val="es-ES_tradnl"/>
            <w14:textFill>
              <w14:solidFill>
                <w14:srgbClr w14:val="000000"/>
              </w14:solidFill>
            </w14:textFill>
          </w:rPr>
          <w:delText>4.</w:delText>
        </w:r>
      </w:del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s-ES_tradnl"/>
          <w14:textFill>
            <w14:solidFill>
              <w14:srgbClr w14:val="000000"/>
            </w14:solidFill>
          </w14:textFill>
        </w:rPr>
        <w:t>md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s-ES_tradnl"/>
          <w14:textFill>
            <w14:solidFill>
              <w14:srgbClr w14:val="000000"/>
            </w14:solidFill>
          </w14:textFill>
        </w:rPr>
        <w:t>Personas-CasUsage1.</w:t>
      </w:r>
      <w:ins w:id="22" w:date="2026-02-26T14:36:53Z" w:author="Charles">
        <w:r>
          <w:rPr>
            <w:rStyle w:val="Aucun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shd w:val="clear" w:color="auto" w:fill="f8f8fa"/>
            <w:rtl w:val="0"/>
            <w:lang w:val="fr-FR"/>
            <w14:textFill>
              <w14:solidFill>
                <w14:srgbClr w14:val="000000"/>
              </w14:solidFill>
            </w14:textFill>
          </w:rPr>
          <w:t>5</w:t>
        </w:r>
      </w:ins>
      <w:del w:id="23" w:date="2026-02-26T14:36:53Z" w:author="Charles">
        <w:r>
          <w:rPr>
            <w:rStyle w:val="Aucun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shd w:val="clear" w:color="auto" w:fill="f8f8fa"/>
            <w:rtl w:val="0"/>
            <w:lang w:val="es-ES_tradnl"/>
            <w14:textFill>
              <w14:solidFill>
                <w14:srgbClr w14:val="000000"/>
              </w14:solidFill>
            </w14:textFill>
          </w:rPr>
          <w:delText>4</w:delText>
        </w:r>
      </w:del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s-ES_tradnl"/>
          <w14:textFill>
            <w14:solidFill>
              <w14:srgbClr w14:val="000000"/>
            </w14:solidFill>
          </w14:textFill>
        </w:rPr>
        <w:t>.md</w:t>
      </w: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spacing w:before="315" w:after="105" w:line="360" w:lineRule="auto"/>
      </w:pPr>
      <w:bookmarkStart w:name="en_bref" w:id="24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 bref</w:t>
      </w:r>
      <w:bookmarkEnd w:id="24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Ce document pr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sente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Hugo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un assistant num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rique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accompagnement AFEST (formation en situation de travail) qui aide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apprenant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raconter ses situations de travail,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structurer ses apprentissages et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produire des preuves exploitables.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lang w:val="es-ES_tradnl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Hugo fait partie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une famille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assistants (Hugo, Julia, Felix, Hector</w:t>
      </w:r>
      <w:ins w:id="25" w:date="2026-02-26T14:59:54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 xml:space="preserve"> et J</w:t>
        </w:r>
      </w:ins>
      <w:ins w:id="26" w:date="2026-02-26T14:59:54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é</w:t>
        </w:r>
      </w:ins>
      <w:ins w:id="27" w:date="2026-02-26T14:59:54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r</w:t>
        </w:r>
      </w:ins>
      <w:ins w:id="28" w:date="2026-02-26T14:59:54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é</w:t>
        </w:r>
      </w:ins>
      <w:ins w:id="29" w:date="2026-02-26T14:59:54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 xml:space="preserve">my </w:t>
        </w:r>
      </w:ins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) qui forment ensemble une plateforme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apprentissage multi-organismes, centr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 sur la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confidentialit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et la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tra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ç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abilit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.</w:t>
      </w:r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Public vis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Organismes de formation, responsables 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dagogiques, chefs de projet formation, directions RH, responsables qualit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, DSI.</w:t>
      </w: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spacing w:before="315" w:after="105" w:line="360" w:lineRule="auto"/>
      </w:pPr>
      <w:bookmarkStart w:name="bm_1_vue_d_ensemble_de_la_plateforme" w:id="30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1. Vue d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ensemble de la plateforme</w:t>
      </w:r>
      <w:bookmarkEnd w:id="30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Nous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veloppons une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plateforme multi-organismes (multi-tenant)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qui regroupe plusieurs assistants num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riques sp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cialis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s, fonctionnant ensemble sous une marque commune (par exemple FamilleIA / CompagnIA).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" w:id="31"/>
      <w:bookmarkEnd w:id="3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315" w:after="105" w:line="360" w:lineRule="auto"/>
      </w:pPr>
      <w:bookmarkStart w:name="bm_1_1_les_quatre_assistants" w:id="32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1.1 Les </w:t>
      </w:r>
      <w:del w:id="33" w:date="2026-02-26T15:00:01Z" w:author="Charles">
        <w:r>
          <w:rPr>
            <w:rStyle w:val="Aucun"/>
            <w:rFonts w:ascii="inter" w:cs="inter" w:hAnsi="inter" w:eastAsia="inter"/>
            <w:b w:val="1"/>
            <w:bCs w:val="1"/>
            <w:outline w:val="0"/>
            <w:color w:val="000000"/>
            <w:sz w:val="24"/>
            <w:szCs w:val="24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quatre</w:delText>
        </w:r>
      </w:del>
      <w:ins w:id="34" w:date="2026-02-26T15:00:02Z" w:author="Charles">
        <w:r>
          <w:rPr>
            <w:rStyle w:val="Aucun"/>
            <w:rFonts w:ascii="inter" w:cs="inter" w:hAnsi="inter" w:eastAsia="inter"/>
            <w:b w:val="1"/>
            <w:bCs w:val="1"/>
            <w:outline w:val="0"/>
            <w:color w:val="000000"/>
            <w:sz w:val="24"/>
            <w:szCs w:val="24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cinq</w:t>
        </w:r>
      </w:ins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assistants</w:t>
      </w:r>
      <w:bookmarkEnd w:id="32"/>
    </w:p>
    <w:tbl>
      <w:tblPr>
        <w:tblW w:w="951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70"/>
        <w:gridCol w:w="3170"/>
        <w:gridCol w:w="3170"/>
      </w:tblGrid>
      <w:tr>
        <w:tblPrEx>
          <w:shd w:val="clear" w:color="auto" w:fill="ced7e7"/>
        </w:tblPrEx>
        <w:trPr>
          <w:trHeight w:val="205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Assistant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Son 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le m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tier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Statut dans le POC</w:t>
            </w:r>
          </w:p>
        </w:tc>
      </w:tr>
      <w:tr>
        <w:tblPrEx>
          <w:shd w:val="clear" w:color="auto" w:fill="ced7e7"/>
        </w:tblPrEx>
        <w:trPr>
          <w:trHeight w:val="1706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Hugo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Assistant 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flexif AFEST centr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apprenant : pose 1 question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la fois, aide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structurer les situations de travail, s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appuie sur la documentation de la classe et sur un 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f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rentiel de comp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tences (RNCP/RS ou interne).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Dans le POC</w:t>
            </w:r>
          </w:p>
        </w:tc>
      </w:tr>
      <w:tr>
        <w:tblPrEx>
          <w:shd w:val="clear" w:color="auto" w:fill="ced7e7"/>
        </w:tblPrEx>
        <w:trPr>
          <w:trHeight w:val="806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Julia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Gestion avanc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e des classes/cohortes, variantes de 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f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rentiels, parcours partiels, analytics et suggestions d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organisation.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Apr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s le POC</w:t>
            </w:r>
          </w:p>
        </w:tc>
      </w:tr>
      <w:tr>
        <w:tblPrEx>
          <w:shd w:val="clear" w:color="auto" w:fill="ced7e7"/>
        </w:tblPrEx>
        <w:trPr>
          <w:trHeight w:val="1106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Felix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Exports financeurs / Qualiopi / reporting RH, g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ration de packs d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audit et d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exports pr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ts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emploi (CSV, JSON, puis mod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les avanc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s).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Exports </w:t>
            </w: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dans le POC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, assistant conversationnel apr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806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Hector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Assistant ressources / cours : aide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trouver et utiliser la documentation (biblioth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que, proc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dures, supports).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Apr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s le POC</w:t>
            </w:r>
          </w:p>
        </w:tc>
      </w:tr>
      <w:tr>
        <w:tblPrEx>
          <w:shd w:val="clear" w:color="auto" w:fill="ced7e7"/>
        </w:tblPrEx>
        <w:trPr>
          <w:trHeight w:val="1706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J</w:t>
            </w: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r</w:t>
            </w: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my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Assistant de planification s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ances/ressources sous contraintes (cohortes, sites, formateurs, salles) ; propose des plannings et des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“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parations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”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; validation humaine obligatoire ; tra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ç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abilit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compl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te via artefacts auditables (snapshots immuables).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 Apr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s le POC</w:t>
            </w:r>
          </w:p>
        </w:tc>
      </w:tr>
    </w:tbl>
    <w:p>
      <w:pPr>
        <w:pStyle w:val="Corps A"/>
        <w:widowControl w:val="0"/>
        <w:spacing w:before="315" w:after="105" w:line="240" w:lineRule="auto"/>
        <w:ind w:left="108" w:hanging="108"/>
        <w:jc w:val="center"/>
      </w:pPr>
    </w:p>
    <w:p>
      <w:pPr>
        <w:pStyle w:val="Corps A"/>
        <w:widowControl w:val="0"/>
        <w:spacing w:before="315" w:after="105" w:line="240" w:lineRule="auto"/>
        <w:jc w:val="center"/>
      </w:pPr>
    </w:p>
    <w:p>
      <w:pPr>
        <w:pStyle w:val="Corps A"/>
      </w:pPr>
    </w:p>
    <w:p>
      <w:pPr>
        <w:pStyle w:val="Corps A"/>
        <w:spacing w:before="315" w:after="105" w:line="360" w:lineRule="auto"/>
      </w:pPr>
      <w:bookmarkStart w:name="bm_1_2_compatibilité_avec_votre_é_edaec2" w:id="35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1.2 Compatibilit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avec votre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cosyst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 existant</w:t>
      </w:r>
      <w:bookmarkEnd w:id="35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 plateforme est con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ç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ue pour 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ins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rer dans votre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cosyst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me OF / entreprise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sans remplacer vos outils existants.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" w:id="36"/>
      <w:bookmarkEnd w:id="3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" w:id="37"/>
      <w:bookmarkEnd w:id="3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numPr>
          <w:ilvl w:val="0"/>
          <w:numId w:val="2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Logiciels de gestion OF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(Digiforma, Dendreo, Ymag, etc.) : restent le 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œ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ur de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administratif (conventions, convocations, facturation, Qualiopi administratif).</w:t>
      </w:r>
    </w:p>
    <w:p>
      <w:pPr>
        <w:pStyle w:val="Corps A"/>
        <w:numPr>
          <w:ilvl w:val="0"/>
          <w:numId w:val="2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LMS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(Moodle, 360Learning, Rise Up, etc.) : restent le 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œ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ur des contenus e-learning, quiz, parcours digitaux.</w:t>
      </w:r>
    </w:p>
    <w:p>
      <w:pPr>
        <w:pStyle w:val="Corps A"/>
        <w:numPr>
          <w:ilvl w:val="0"/>
          <w:numId w:val="2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SIRH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(Workday, SuccessFactors, Talentsoft, etc.) : restent le 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œ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ur de la gestion RH et des comp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tences.</w:t>
      </w:r>
    </w:p>
    <w:p>
      <w:pPr>
        <w:pStyle w:val="Corps A"/>
        <w:spacing w:after="210" w:line="360" w:lineRule="auto"/>
        <w:rPr>
          <w:del w:id="38" w:date="2026-02-26T14:41:51Z" w:author="Charles"/>
          <w:rStyle w:val="Aucun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Hugo se positionne comme un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module AFEST r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flexif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il produit des traces, des preuves et des exports qui peuvent alimenter ces syst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mes (CSV/JSON dans le POC, standards xAPI/LTI/SSO </w:t>
      </w:r>
      <w:ins w:id="39" w:date="2026-02-26T14:42:23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 xml:space="preserve"> apr</w:t>
        </w:r>
      </w:ins>
      <w:ins w:id="40" w:date="2026-02-26T14:42:23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>è</w:t>
        </w:r>
      </w:ins>
      <w:ins w:id="41" w:date="2026-02-26T14:42:23Z" w:author="Charles">
        <w:r>
          <w:rPr>
            <w:rStyle w:val="Aucun"/>
            <w:rFonts w:ascii="inter" w:cs="inter" w:hAnsi="inter" w:eastAsia="inter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 xml:space="preserve">s POC </w:t>
        </w:r>
      </w:ins>
      <w:ins w:id="42" w:date="2026-02-26T14:42:23Z" w:author="Charles">
        <w:r>
          <w:rPr>
            <w:rStyle w:val="Aucun"/>
            <w:rFonts w:ascii="inter" w:cs="inter" w:hAnsi="inter" w:eastAsia="inter"/>
            <w:rtl w:val="0"/>
            <w:lang w:val="en-US"/>
          </w:rPr>
          <w:t>et exports/API d</w:t>
        </w:r>
      </w:ins>
      <w:ins w:id="43" w:date="2026-02-26T14:42:23Z" w:author="Charles">
        <w:r>
          <w:rPr>
            <w:rStyle w:val="Aucun"/>
            <w:rFonts w:ascii="inter" w:cs="inter" w:hAnsi="inter" w:eastAsia="inter"/>
            <w:rtl w:val="0"/>
            <w:lang w:val="es-ES_tradnl"/>
          </w:rPr>
          <w:t>’</w:t>
        </w:r>
      </w:ins>
      <w:ins w:id="44" w:date="2026-02-26T14:42:23Z" w:author="Charles">
        <w:r>
          <w:rPr>
            <w:rStyle w:val="Aucun"/>
            <w:rFonts w:ascii="inter" w:cs="inter" w:hAnsi="inter" w:eastAsia="inter"/>
            <w:rtl w:val="0"/>
            <w:lang w:val="en-US"/>
          </w:rPr>
          <w:t>artefacts de planning apr</w:t>
        </w:r>
      </w:ins>
      <w:ins w:id="45" w:date="2026-02-26T14:42:23Z" w:author="Charles">
        <w:r>
          <w:rPr>
            <w:rStyle w:val="Aucun"/>
            <w:rFonts w:ascii="inter" w:cs="inter" w:hAnsi="inter" w:eastAsia="inter"/>
            <w:rtl w:val="0"/>
            <w:lang w:val="it-IT"/>
          </w:rPr>
          <w:t>è</w:t>
        </w:r>
      </w:ins>
      <w:ins w:id="46" w:date="2026-02-26T14:42:23Z" w:author="Charles">
        <w:r>
          <w:rPr>
            <w:rStyle w:val="Aucun"/>
            <w:rFonts w:ascii="inter" w:cs="inter" w:hAnsi="inter" w:eastAsia="inter"/>
            <w:rtl w:val="0"/>
            <w:lang w:val="es-ES_tradnl"/>
          </w:rPr>
          <w:t>s POC via J</w:t>
        </w:r>
      </w:ins>
      <w:ins w:id="47" w:date="2026-02-26T14:42:23Z" w:author="Charles">
        <w:r>
          <w:rPr>
            <w:rStyle w:val="Aucun"/>
            <w:rFonts w:ascii="inter" w:cs="inter" w:hAnsi="inter" w:eastAsia="inter"/>
            <w:rtl w:val="0"/>
            <w:lang w:val="fr-FR"/>
          </w:rPr>
          <w:t>é</w:t>
        </w:r>
      </w:ins>
      <w:ins w:id="48" w:date="2026-02-26T14:42:23Z" w:author="Charles">
        <w:r>
          <w:rPr>
            <w:rStyle w:val="Aucun"/>
            <w:rFonts w:ascii="inter" w:cs="inter" w:hAnsi="inter" w:eastAsia="inter"/>
            <w:rtl w:val="0"/>
            <w:lang w:val="es-ES_tradnl"/>
          </w:rPr>
          <w:t>r</w:t>
        </w:r>
      </w:ins>
      <w:ins w:id="49" w:date="2026-02-26T14:42:23Z" w:author="Charles">
        <w:r>
          <w:rPr>
            <w:rStyle w:val="Aucun"/>
            <w:rFonts w:ascii="inter" w:cs="inter" w:hAnsi="inter" w:eastAsia="inter"/>
            <w:rtl w:val="0"/>
            <w:lang w:val="fr-FR"/>
          </w:rPr>
          <w:t>é</w:t>
        </w:r>
      </w:ins>
      <w:ins w:id="50" w:date="2026-02-26T14:42:23Z" w:author="Charles">
        <w:r>
          <w:rPr>
            <w:rStyle w:val="Aucun"/>
            <w:rFonts w:ascii="inter" w:cs="inter" w:hAnsi="inter" w:eastAsia="inter"/>
            <w:rtl w:val="0"/>
            <w:lang w:val="es-ES_tradnl"/>
          </w:rPr>
          <w:t>my</w:t>
        </w:r>
      </w:ins>
      <w:del w:id="51" w:date="2026-02-26T14:42:21Z" w:author="Charles">
        <w:r>
          <w:rPr>
            <w:rStyle w:val="Aucun"/>
            <w:rFonts w:ascii="inter" w:cs="inter" w:hAnsi="inter" w:eastAsia="inter"/>
            <w:rtl w:val="0"/>
            <w:lang w:val="es-ES_tradnl"/>
          </w:rPr>
          <w:delText>apr</w:delText>
        </w:r>
      </w:del>
      <w:del w:id="52" w:date="2026-02-26T14:42:21Z" w:author="Charles">
        <w:r>
          <w:rPr>
            <w:rStyle w:val="Aucun"/>
            <w:rFonts w:ascii="inter" w:cs="inter" w:hAnsi="inter" w:eastAsia="inter"/>
            <w:rtl w:val="0"/>
            <w:lang w:val="fr-FR"/>
          </w:rPr>
          <w:delText>è</w:delText>
        </w:r>
      </w:del>
      <w:del w:id="53" w:date="2026-02-26T14:42:21Z" w:author="Charles">
        <w:r>
          <w:rPr>
            <w:rStyle w:val="Aucun"/>
            <w:rFonts w:ascii="inter" w:cs="inter" w:hAnsi="inter" w:eastAsia="inter"/>
            <w:rtl w:val="0"/>
            <w:lang w:val="es-ES_tradnl"/>
          </w:rPr>
          <w:delText>s POC</w:delText>
        </w:r>
      </w:del>
      <w:r>
        <w:rPr>
          <w:rStyle w:val="Aucun"/>
          <w:rFonts w:ascii="inter" w:cs="inter" w:hAnsi="inter" w:eastAsia="inter"/>
          <w:rtl w:val="0"/>
          <w:lang w:val="es-ES_tradnl"/>
        </w:rPr>
        <w:t>).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"fn1" </w:instrText>
      </w:r>
      <w:r>
        <w:rPr>
          <w:rStyle w:val="Hyperlink.1"/>
        </w:rPr>
        <w:fldChar w:fldCharType="separate" w:fldLock="0"/>
      </w:r>
      <w:bookmarkStart w:name="fnref1_2" w:id="54"/>
      <w:bookmarkEnd w:id="54"/>
      <w:r>
        <w:rPr>
          <w:rStyle w:val="Hyperlink.1"/>
          <w:rtl w:val="0"/>
          <w:lang w:val="pt-PT"/>
        </w:rPr>
        <w:t>[</w:t>
      </w:r>
      <w:r>
        <w:rPr>
          <w:rStyle w:val="Hyperlink.1"/>
          <w:rtl w:val="0"/>
          <w:lang w:val="pt-PT"/>
        </w:rPr>
        <w:t>1]</w:t>
      </w:r>
      <w:r>
        <w:rPr/>
        <w:fldChar w:fldCharType="end" w:fldLock="0"/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\l "fn2" </w:instrText>
      </w:r>
      <w:r>
        <w:rPr>
          <w:rStyle w:val="Hyperlink.1"/>
        </w:rPr>
        <w:fldChar w:fldCharType="separate" w:fldLock="0"/>
      </w:r>
      <w:bookmarkStart w:name="fnref2_1" w:id="55"/>
      <w:bookmarkEnd w:id="55"/>
      <w:r>
        <w:rPr>
          <w:rStyle w:val="Hyperlink.1"/>
          <w:rtl w:val="0"/>
          <w:lang w:val="pt-PT"/>
        </w:rPr>
        <w:t>[</w:t>
      </w:r>
      <w:r>
        <w:rPr>
          <w:rStyle w:val="Hyperlink.1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spacing w:before="315" w:after="105" w:line="360" w:lineRule="auto"/>
      </w:pPr>
      <w:bookmarkStart w:name="bm_2_objectif_du_poc_cible_20_mars_2026" w:id="56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2. Objectif du POC (cible : 20 mars 2026)</w:t>
      </w:r>
      <w:bookmarkEnd w:id="56"/>
    </w:p>
    <w:p>
      <w:pPr>
        <w:pStyle w:val="Corps A"/>
        <w:spacing w:before="315" w:after="105" w:line="360" w:lineRule="auto"/>
      </w:pPr>
      <w:bookmarkStart w:name="bm_2_1_ce_que_le_poc_doit_démontrer" w:id="57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2.1 Ce que le POC doit d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montrer</w:t>
      </w:r>
      <w:bookmarkEnd w:id="57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 POC vise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livrer une version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CPU-only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de la plateforme centr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sur Hugo, utilisable par plusieurs organismes de formation sur une 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 instance, avec :</w:t>
      </w:r>
    </w:p>
    <w:p>
      <w:pPr>
        <w:pStyle w:val="Corps A"/>
        <w:numPr>
          <w:ilvl w:val="0"/>
          <w:numId w:val="4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paration stricte des donn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entre organismes (multi-tenant, RLS Postgres).</w:t>
      </w:r>
    </w:p>
    <w:p>
      <w:pPr>
        <w:pStyle w:val="Corps A"/>
        <w:numPr>
          <w:ilvl w:val="0"/>
          <w:numId w:val="4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Accompagnement AFEST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centr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apprenant, avec production de traces structur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es.</w:t>
      </w:r>
    </w:p>
    <w:p>
      <w:pPr>
        <w:pStyle w:val="Corps A"/>
        <w:numPr>
          <w:ilvl w:val="0"/>
          <w:numId w:val="4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Exploitation de r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rentiels RNCP/RS ou internes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pour piloter les comp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tences.</w:t>
      </w:r>
    </w:p>
    <w:p>
      <w:pPr>
        <w:pStyle w:val="Corps A"/>
        <w:numPr>
          <w:ilvl w:val="0"/>
          <w:numId w:val="4"/>
        </w:numPr>
        <w:bidi w:val="0"/>
        <w:spacing w:before="105" w:after="105" w:line="360" w:lineRule="auto"/>
        <w:ind w:right="0"/>
        <w:jc w:val="left"/>
        <w:rPr>
          <w:rtl w:val="0"/>
          <w:lang w:val="en-US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Exports Felix-ready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pour financeurs, Qualiopi et reporting interne.</w:t>
      </w:r>
    </w:p>
    <w:p>
      <w:pPr>
        <w:pStyle w:val="Corps A"/>
        <w:numPr>
          <w:ilvl w:val="0"/>
          <w:numId w:val="4"/>
        </w:numPr>
        <w:bidi w:val="0"/>
        <w:spacing w:before="105" w:after="105" w:line="360" w:lineRule="auto"/>
        <w:ind w:right="0"/>
        <w:jc w:val="left"/>
        <w:rPr>
          <w:rtl w:val="0"/>
          <w:lang w:val="en-US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Pack d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audit Qualiopi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lite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pour pr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parer la certification.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3" w:id="58"/>
      <w:bookmarkEnd w:id="5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315" w:after="105" w:line="360" w:lineRule="auto"/>
      </w:pPr>
      <w:bookmarkStart w:name="bm_2_2_contrainte_d_infrastructure" w:id="59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2.2 Contrainte d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infrastructure</w:t>
      </w:r>
      <w:bookmarkEnd w:id="59"/>
    </w:p>
    <w:p>
      <w:pPr>
        <w:pStyle w:val="Corps A"/>
        <w:numPr>
          <w:ilvl w:val="0"/>
          <w:numId w:val="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Pas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OpenAI :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Mistral 7B auto-h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berg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uniquement sur CPU (pas de GPU avant mai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–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juin).</w:t>
      </w:r>
    </w:p>
    <w:p>
      <w:pPr>
        <w:pStyle w:val="Corps A"/>
        <w:numPr>
          <w:ilvl w:val="0"/>
          <w:numId w:val="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Une seule VM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avec </w:t>
      </w:r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docker-compose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(Nginx, API, Postgres + RLS + pgvector, MinIO, LLM, worker).</w:t>
      </w:r>
    </w:p>
    <w:p>
      <w:pPr>
        <w:pStyle w:val="Corps A"/>
        <w:numPr>
          <w:ilvl w:val="0"/>
          <w:numId w:val="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Latence cible :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3 secondes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; des pointes jusqu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’à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15 secondes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sont acceptables pour un usage ponctuel dans le POC.</w:t>
      </w:r>
    </w:p>
    <w:p>
      <w:pPr>
        <w:pStyle w:val="Corps A"/>
        <w:numPr>
          <w:ilvl w:val="0"/>
          <w:numId w:val="6"/>
        </w:numPr>
        <w:bidi w:val="0"/>
        <w:spacing w:before="105" w:after="105" w:line="360" w:lineRule="auto"/>
        <w:ind w:right="0"/>
        <w:jc w:val="left"/>
        <w:rPr>
          <w:rtl w:val="0"/>
          <w:lang w:val="it-IT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Acc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 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curis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: HTTPS, protection par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HTTP Basic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(portail Nginx) et rate limiting.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" w:id="60"/>
      <w:bookmarkEnd w:id="6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4" w:id="61"/>
      <w:bookmarkEnd w:id="6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spacing w:before="315" w:after="105" w:line="360" w:lineRule="auto"/>
      </w:pPr>
      <w:bookmarkStart w:name="bm_3_ce_que_voient_les_différents_9c27e2" w:id="62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3. Ce que voient les diff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rents acteurs</w:t>
      </w:r>
      <w:bookmarkEnd w:id="62"/>
    </w:p>
    <w:p>
      <w:pPr>
        <w:pStyle w:val="Corps A"/>
        <w:spacing w:before="315" w:after="105" w:line="360" w:lineRule="auto"/>
      </w:pPr>
      <w:bookmarkStart w:name="bm_3_1_pour_les_apprenants" w:id="63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3.1 Pour les apprenants</w:t>
      </w:r>
      <w:bookmarkEnd w:id="63"/>
    </w:p>
    <w:p>
      <w:pPr>
        <w:pStyle w:val="Corps A"/>
        <w:numPr>
          <w:ilvl w:val="0"/>
          <w:numId w:val="8"/>
        </w:numPr>
        <w:bidi w:val="0"/>
        <w:spacing w:before="105" w:after="105" w:line="360" w:lineRule="auto"/>
        <w:ind w:right="0"/>
        <w:jc w:val="left"/>
        <w:rPr>
          <w:rtl w:val="0"/>
          <w:lang w:val="en-US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Conversations guid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es avec Hugo,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1 question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 fois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, adapt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e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leur contexte et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leur progression.</w:t>
      </w:r>
    </w:p>
    <w:p>
      <w:pPr>
        <w:pStyle w:val="Corps A"/>
        <w:numPr>
          <w:ilvl w:val="0"/>
          <w:numId w:val="8"/>
        </w:numPr>
        <w:bidi w:val="0"/>
        <w:spacing w:before="105" w:after="105" w:line="360" w:lineRule="auto"/>
        <w:ind w:right="0"/>
        <w:jc w:val="left"/>
        <w:rPr>
          <w:rtl w:val="0"/>
          <w:lang w:val="it-IT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Possibilit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ajouter des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photos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comme preuves (depuis smartphone), avec 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tadonn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sensibles supprim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(EXIF), GPS uniquement si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accepte explicitement.</w:t>
      </w:r>
    </w:p>
    <w:p>
      <w:pPr>
        <w:pStyle w:val="Corps A"/>
        <w:numPr>
          <w:ilvl w:val="0"/>
          <w:numId w:val="8"/>
        </w:numPr>
        <w:bidi w:val="0"/>
        <w:spacing w:before="105" w:after="105" w:line="360" w:lineRule="auto"/>
        <w:ind w:right="0"/>
        <w:jc w:val="left"/>
        <w:rPr>
          <w:rtl w:val="0"/>
          <w:lang w:val="it-IT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Acc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 complet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leur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historique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verbatim, traces et preuves.</w:t>
      </w:r>
    </w:p>
    <w:p>
      <w:pPr>
        <w:pStyle w:val="Corps A"/>
        <w:numPr>
          <w:ilvl w:val="0"/>
          <w:numId w:val="8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Choix explicite de ce qui est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partag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avec les tuteurs/formateurs (synth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se, preuves, verbatim).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" w:id="64"/>
      <w:bookmarkEnd w:id="6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5" w:id="65"/>
      <w:bookmarkEnd w:id="6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315" w:after="105" w:line="360" w:lineRule="auto"/>
      </w:pPr>
      <w:bookmarkStart w:name="bm_3_2_pour_les_tuteurs_formateur_ab8140" w:id="66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3.2 Pour les tuteurs, formateurs, coordonnateurs</w:t>
      </w:r>
      <w:bookmarkEnd w:id="66"/>
    </w:p>
    <w:p>
      <w:pPr>
        <w:pStyle w:val="Corps A"/>
        <w:numPr>
          <w:ilvl w:val="0"/>
          <w:numId w:val="10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Visualisation uniquement des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ments partag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par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 (synth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se, preuves, verbatim selon les choix de partage).</w:t>
      </w:r>
    </w:p>
    <w:p>
      <w:pPr>
        <w:pStyle w:val="Corps A"/>
        <w:numPr>
          <w:ilvl w:val="0"/>
          <w:numId w:val="10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Suivi de la progression par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comp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tences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quels items sont couverts,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quel niveau, avec quelles preuves.</w:t>
      </w:r>
    </w:p>
    <w:p>
      <w:pPr>
        <w:pStyle w:val="Corps A"/>
        <w:numPr>
          <w:ilvl w:val="0"/>
          <w:numId w:val="10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Validation des traces et des comp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tences, selon les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rentiels choisis.</w:t>
      </w:r>
    </w:p>
    <w:p>
      <w:pPr>
        <w:pStyle w:val="Corps A"/>
        <w:numPr>
          <w:ilvl w:val="0"/>
          <w:numId w:val="10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Exports (CSV/JSON) exploitables dans leurs tableaux de bord, ERP ou SIRH.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1" w:id="67"/>
      <w:bookmarkEnd w:id="6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6" w:id="68"/>
      <w:bookmarkEnd w:id="6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315" w:after="105" w:line="360" w:lineRule="auto"/>
      </w:pPr>
      <w:bookmarkStart w:name="bm_3_3_pour_l_organisme_de_formation" w:id="69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3.3 Pour l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organisme de formation</w:t>
      </w:r>
      <w:bookmarkEnd w:id="69"/>
    </w:p>
    <w:p>
      <w:pPr>
        <w:pStyle w:val="Corps A"/>
        <w:numPr>
          <w:ilvl w:val="0"/>
          <w:numId w:val="12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H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bergement et architecture compatibles avec les exigences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RGPD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et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Qualiopi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.</w:t>
      </w:r>
    </w:p>
    <w:p>
      <w:pPr>
        <w:pStyle w:val="Corps A"/>
        <w:numPr>
          <w:ilvl w:val="0"/>
          <w:numId w:val="12"/>
        </w:numPr>
        <w:bidi w:val="0"/>
        <w:spacing w:before="105" w:after="105" w:line="360" w:lineRule="auto"/>
        <w:ind w:right="0"/>
        <w:jc w:val="left"/>
        <w:rPr>
          <w:rtl w:val="0"/>
          <w:lang w:val="it-IT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Capacit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montrer, via des exports, la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alit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accompagnement AFEST : traces, validations, preuves,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rentiels utilis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s, journaux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audit.</w:t>
      </w:r>
    </w:p>
    <w:p>
      <w:pPr>
        <w:pStyle w:val="Corps A"/>
        <w:numPr>
          <w:ilvl w:val="0"/>
          <w:numId w:val="12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Multi-organismes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plusieurs OF peuvent partager la 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 instance, tout en gardant un cloisonnement strict des 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(multi-tenant + RLS).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7" w:id="70"/>
      <w:bookmarkEnd w:id="7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spacing w:before="315" w:after="105" w:line="360" w:lineRule="auto"/>
      </w:pPr>
      <w:bookmarkStart w:name="bm_4_confidentialité_et_protectio_2aa830" w:id="71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 Confidentialit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et protection des donn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es</w:t>
      </w:r>
      <w:bookmarkEnd w:id="71"/>
    </w:p>
    <w:p>
      <w:pPr>
        <w:pStyle w:val="Corps A"/>
        <w:spacing w:before="315" w:after="105" w:line="360" w:lineRule="auto"/>
      </w:pPr>
      <w:bookmarkStart w:name="bm_4_1_principes_généraux" w:id="72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4.1 Principes g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raux</w:t>
      </w:r>
      <w:bookmarkEnd w:id="72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La plateforme suit une doctrine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confidentialit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-first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tout ce qui concerne les verbatim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 est priv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faut.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2" w:id="73"/>
      <w:bookmarkEnd w:id="7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8" w:id="74"/>
      <w:bookmarkEnd w:id="7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numPr>
          <w:ilvl w:val="0"/>
          <w:numId w:val="14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Verbatim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priv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 d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faut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rien 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est visible par le tuteur/formateur sans un partage explicite de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apprenant.</w:t>
      </w:r>
    </w:p>
    <w:p>
      <w:pPr>
        <w:pStyle w:val="Corps A"/>
        <w:numPr>
          <w:ilvl w:val="0"/>
          <w:numId w:val="14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Trois dimensions de partage, ind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pendantes :</w:t>
      </w:r>
    </w:p>
    <w:p>
      <w:pPr>
        <w:pStyle w:val="Corps A"/>
        <w:numPr>
          <w:ilvl w:val="1"/>
          <w:numId w:val="14"/>
        </w:numPr>
        <w:bidi w:val="0"/>
        <w:spacing w:before="105" w:after="105" w:line="360" w:lineRule="auto"/>
        <w:ind w:right="0"/>
        <w:jc w:val="left"/>
        <w:rPr>
          <w:rtl w:val="0"/>
          <w:lang w:val="en-US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Synth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(</w:t>
      </w:r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share_summary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)</w:t>
      </w:r>
    </w:p>
    <w:p>
      <w:pPr>
        <w:pStyle w:val="Corps A"/>
        <w:numPr>
          <w:ilvl w:val="1"/>
          <w:numId w:val="14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Preuves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(</w:t>
      </w:r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share_evidence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)</w:t>
      </w:r>
    </w:p>
    <w:p>
      <w:pPr>
        <w:pStyle w:val="Corps A"/>
        <w:numPr>
          <w:ilvl w:val="1"/>
          <w:numId w:val="14"/>
        </w:numPr>
        <w:bidi w:val="0"/>
        <w:spacing w:before="105" w:after="105" w:line="360" w:lineRule="auto"/>
        <w:ind w:right="0"/>
        <w:jc w:val="left"/>
        <w:rPr>
          <w:rtl w:val="0"/>
          <w:lang w:val="de-DE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Verbatim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(</w:t>
      </w:r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share_verbatim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)</w:t>
      </w:r>
    </w:p>
    <w:p>
      <w:pPr>
        <w:pStyle w:val="Corps A"/>
        <w:numPr>
          <w:ilvl w:val="0"/>
          <w:numId w:val="14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faut, tous ces drapeaux sont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da-DK"/>
          <w14:textFill>
            <w14:solidFill>
              <w14:srgbClr w14:val="000000"/>
            </w14:solidFill>
          </w14:textFill>
        </w:rPr>
        <w:t>false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et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 est guid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au moment de la validation pour faire ses choix.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9" w:id="75"/>
      <w:bookmarkEnd w:id="7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315" w:after="105" w:line="360" w:lineRule="auto"/>
      </w:pPr>
      <w:bookmarkStart w:name="bm_4_2_données_personnelles_et_photos" w:id="76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4.2 Donn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personnelles et photos</w:t>
      </w:r>
      <w:bookmarkEnd w:id="76"/>
    </w:p>
    <w:p>
      <w:pPr>
        <w:pStyle w:val="Corps A"/>
        <w:numPr>
          <w:ilvl w:val="0"/>
          <w:numId w:val="1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Les photos sont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redimensionn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 et stock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sans 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tadonn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EXIF (pas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heure GPS, mod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de 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phone, etc.).</w:t>
      </w:r>
    </w:p>
    <w:p>
      <w:pPr>
        <w:pStyle w:val="Corps A"/>
        <w:numPr>
          <w:ilvl w:val="0"/>
          <w:numId w:val="1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de localisation GPS ne sont conserv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es que si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 a 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un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opt-in explicite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trace conserv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e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ce sujet.</w:t>
      </w:r>
    </w:p>
    <w:p>
      <w:pPr>
        <w:pStyle w:val="Corps A"/>
        <w:numPr>
          <w:ilvl w:val="0"/>
          <w:numId w:val="1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Les journaux techniques (logs) ne contiennent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jamais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le texte des conversations, uniquement des 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tadonn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(identifiants, dates, statuts, erreurs).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0" w:id="77"/>
      <w:bookmarkEnd w:id="7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315" w:after="105" w:line="360" w:lineRule="auto"/>
      </w:pPr>
      <w:bookmarkStart w:name="bm_4_3_séparation_entre_organismes" w:id="78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4.3 S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paration entre organismes</w:t>
      </w:r>
      <w:bookmarkEnd w:id="78"/>
    </w:p>
    <w:p>
      <w:pPr>
        <w:pStyle w:val="Corps A"/>
        <w:numPr>
          <w:ilvl w:val="0"/>
          <w:numId w:val="18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Chaque table 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tier porte un identifiant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organisation, et la base applique des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gles de 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qui emp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chent toute lecture ou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criture en dehors de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organisation de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utilisateur.</w:t>
      </w:r>
    </w:p>
    <w:p>
      <w:pPr>
        <w:pStyle w:val="Corps A"/>
        <w:numPr>
          <w:ilvl w:val="0"/>
          <w:numId w:val="18"/>
        </w:numPr>
        <w:bidi w:val="0"/>
        <w:spacing w:before="105" w:after="105" w:line="360" w:lineRule="auto"/>
        <w:ind w:right="0"/>
        <w:jc w:val="left"/>
        <w:rPr>
          <w:rtl w:val="0"/>
          <w:lang w:val="en-US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Des tests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acceptation sp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cifiques 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rifient que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organisation A ne peut jamais lire ni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crire les donn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es de l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organisation B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1" w:id="79"/>
      <w:bookmarkEnd w:id="7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1" w:id="80"/>
      <w:bookmarkEnd w:id="8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spacing w:before="315" w:after="105" w:line="360" w:lineRule="auto"/>
      </w:pPr>
      <w:bookmarkStart w:name="bm_5_comment_fonctionne_hugo_côté_métier" w:id="81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5. Comment fonctionne Hugo (c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m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tier)</w:t>
      </w:r>
      <w:bookmarkEnd w:id="81"/>
    </w:p>
    <w:p>
      <w:pPr>
        <w:pStyle w:val="Corps A"/>
        <w:spacing w:before="315" w:after="105" w:line="360" w:lineRule="auto"/>
      </w:pPr>
      <w:bookmarkStart w:name="bm_5_1_trois_sources_d_information" w:id="82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5.1 Trois sources d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information</w:t>
      </w:r>
      <w:bookmarkEnd w:id="82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Pour guider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apprenant, Hugo 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appuie sur trois grands piliers 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2" w:id="83"/>
      <w:bookmarkEnd w:id="8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2" w:id="84"/>
      <w:bookmarkEnd w:id="8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numPr>
          <w:ilvl w:val="0"/>
          <w:numId w:val="20"/>
        </w:numPr>
        <w:spacing w:after="210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historique structur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 l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</w:t>
      </w:r>
    </w:p>
    <w:p>
      <w:pPr>
        <w:pStyle w:val="Corps A"/>
        <w:numPr>
          <w:ilvl w:val="1"/>
          <w:numId w:val="22"/>
        </w:numPr>
        <w:bidi w:val="0"/>
        <w:spacing w:before="105" w:after="105" w:line="360" w:lineRule="auto"/>
        <w:ind w:right="0"/>
        <w:jc w:val="left"/>
        <w:rPr>
          <w:rtl w:val="0"/>
          <w:lang w:val="pt-PT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tences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j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à 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(niveau, date, tendance).</w:t>
      </w:r>
    </w:p>
    <w:p>
      <w:pPr>
        <w:pStyle w:val="Corps A"/>
        <w:numPr>
          <w:ilvl w:val="1"/>
          <w:numId w:val="22"/>
        </w:numPr>
        <w:bidi w:val="0"/>
        <w:spacing w:before="105" w:after="105" w:line="360" w:lineRule="auto"/>
        <w:ind w:right="0"/>
        <w:jc w:val="left"/>
        <w:rPr>
          <w:rtl w:val="0"/>
          <w:lang w:val="pt-PT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tences encore peu ou pas couvertes.</w:t>
      </w:r>
    </w:p>
    <w:p>
      <w:pPr>
        <w:pStyle w:val="Corps A"/>
        <w:numPr>
          <w:ilvl w:val="1"/>
          <w:numId w:val="22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Actions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suivre (plans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action ouverts).</w:t>
      </w:r>
    </w:p>
    <w:p>
      <w:pPr>
        <w:pStyle w:val="Corps A"/>
        <w:numPr>
          <w:ilvl w:val="0"/>
          <w:numId w:val="23"/>
        </w:numPr>
        <w:bidi w:val="0"/>
        <w:spacing w:after="210" w:line="360" w:lineRule="auto"/>
        <w:ind w:right="0"/>
        <w:jc w:val="left"/>
        <w:rPr>
          <w:rtl w:val="0"/>
          <w:lang w:val="it-IT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La biblioth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que documentaire de la classe</w:t>
      </w:r>
    </w:p>
    <w:p>
      <w:pPr>
        <w:pStyle w:val="Corps A"/>
        <w:numPr>
          <w:ilvl w:val="1"/>
          <w:numId w:val="22"/>
        </w:numPr>
        <w:bidi w:val="0"/>
        <w:spacing w:before="105" w:after="105" w:line="360" w:lineRule="auto"/>
        <w:ind w:right="0"/>
        <w:jc w:val="left"/>
        <w:rPr>
          <w:rtl w:val="0"/>
          <w:lang w:val="it-IT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Proc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dures de 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.</w:t>
      </w:r>
    </w:p>
    <w:p>
      <w:pPr>
        <w:pStyle w:val="Corps A"/>
        <w:numPr>
          <w:ilvl w:val="1"/>
          <w:numId w:val="22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Fiches techniques et modes op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ratoires.</w:t>
      </w:r>
    </w:p>
    <w:p>
      <w:pPr>
        <w:pStyle w:val="Corps A"/>
        <w:numPr>
          <w:ilvl w:val="1"/>
          <w:numId w:val="22"/>
        </w:numPr>
        <w:bidi w:val="0"/>
        <w:spacing w:before="105" w:after="105" w:line="360" w:lineRule="auto"/>
        <w:ind w:right="0"/>
        <w:jc w:val="left"/>
        <w:rPr>
          <w:rtl w:val="0"/>
          <w:lang w:val="en-US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Documentation 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tier et consignes internes.</w:t>
      </w:r>
    </w:p>
    <w:p>
      <w:pPr>
        <w:pStyle w:val="Corps A"/>
        <w:numPr>
          <w:ilvl w:val="0"/>
          <w:numId w:val="24"/>
        </w:numPr>
        <w:bidi w:val="0"/>
        <w:spacing w:after="210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r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 de comp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tences</w:t>
      </w:r>
    </w:p>
    <w:p>
      <w:pPr>
        <w:pStyle w:val="Corps A"/>
        <w:numPr>
          <w:ilvl w:val="1"/>
          <w:numId w:val="22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rentiels RNCP/RS officiels ou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rentiels internes.</w:t>
      </w:r>
    </w:p>
    <w:p>
      <w:pPr>
        <w:pStyle w:val="Corps A"/>
        <w:numPr>
          <w:ilvl w:val="1"/>
          <w:numId w:val="22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Crit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valuation, modalit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valuation, preuves attendues.</w:t>
      </w:r>
    </w:p>
    <w:p>
      <w:pPr>
        <w:pStyle w:val="Corps A"/>
        <w:numPr>
          <w:ilvl w:val="1"/>
          <w:numId w:val="22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Adaptations sp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cifiques par classe (exemples, erreurs fr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quentes, questions de relance).</w:t>
      </w:r>
    </w:p>
    <w:p>
      <w:pPr>
        <w:pStyle w:val="Corps A"/>
        <w:spacing w:before="315" w:after="105" w:line="360" w:lineRule="auto"/>
      </w:pPr>
      <w:bookmarkStart w:name="bm_5_2_une_conversation_structurée" w:id="85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5.2 Une conversation structur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</w:t>
      </w:r>
      <w:bookmarkEnd w:id="85"/>
    </w:p>
    <w:p>
      <w:pPr>
        <w:pStyle w:val="Corps A"/>
        <w:numPr>
          <w:ilvl w:val="0"/>
          <w:numId w:val="26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Hugo pose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une seule question claire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 fois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en rebondissant sur la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ponse pr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dente.</w:t>
      </w:r>
    </w:p>
    <w:p>
      <w:pPr>
        <w:pStyle w:val="Corps A"/>
        <w:numPr>
          <w:ilvl w:val="0"/>
          <w:numId w:val="2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questions tiennent compte de la situation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crite, des comp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tences vis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es, et des points qui restent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à 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claircir (s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qualit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autonomie, etc.).</w:t>
      </w:r>
    </w:p>
    <w:p>
      <w:pPr>
        <w:pStyle w:val="Corps A"/>
        <w:numPr>
          <w:ilvl w:val="0"/>
          <w:numId w:val="2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issue de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change, Hugo g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re une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trace structur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apprentissage qui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sume la situation, relie les actions aux comp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tences, liste les preuves et propose des pistes de progression.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3" w:id="86"/>
      <w:bookmarkEnd w:id="8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3" w:id="87"/>
      <w:bookmarkEnd w:id="8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spacing w:before="315" w:after="105" w:line="360" w:lineRule="auto"/>
      </w:pPr>
      <w:bookmarkStart w:name="bm_6_référentiels_et_documentatio_45be40" w:id="88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6. R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rentiels et documentation de classe</w:t>
      </w:r>
      <w:bookmarkEnd w:id="88"/>
    </w:p>
    <w:p>
      <w:pPr>
        <w:pStyle w:val="Corps A"/>
        <w:spacing w:before="315" w:after="105" w:line="360" w:lineRule="auto"/>
      </w:pPr>
      <w:bookmarkStart w:name="bm_6_1_référentiels_de_compétence_8bcf8e" w:id="89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6.1 R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rentiels de comp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tences (RNCP/RS et internes)</w:t>
      </w:r>
      <w:bookmarkEnd w:id="89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Dans le POC, les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rentiels sont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import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manuellement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au format JSON (</w:t>
      </w:r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referential_import_v2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).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4" w:id="90"/>
      <w:bookmarkEnd w:id="9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Ces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rentiels peuvent contenir :</w:t>
      </w:r>
    </w:p>
    <w:p>
      <w:pPr>
        <w:pStyle w:val="Corps A"/>
        <w:numPr>
          <w:ilvl w:val="0"/>
          <w:numId w:val="28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 structure des comp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tences (codes, intitul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s, descriptions, hi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rarchie).</w:t>
      </w:r>
    </w:p>
    <w:p>
      <w:pPr>
        <w:pStyle w:val="Corps A"/>
        <w:numPr>
          <w:ilvl w:val="0"/>
          <w:numId w:val="28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Les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crit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 d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valuation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associ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s.</w:t>
      </w:r>
    </w:p>
    <w:p>
      <w:pPr>
        <w:pStyle w:val="Corps A"/>
        <w:numPr>
          <w:ilvl w:val="0"/>
          <w:numId w:val="28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Les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modalit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d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valuation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(en situation, en entretien, sur dossier...).</w:t>
      </w:r>
    </w:p>
    <w:p>
      <w:pPr>
        <w:pStyle w:val="Corps A"/>
        <w:numPr>
          <w:ilvl w:val="0"/>
          <w:numId w:val="28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Les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preuves attendues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(photos, documents, observation, etc.).</w:t>
      </w:r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Pour chaque classe, un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overlay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permet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ajouter :</w:t>
      </w:r>
    </w:p>
    <w:p>
      <w:pPr>
        <w:pStyle w:val="Corps A"/>
        <w:numPr>
          <w:ilvl w:val="0"/>
          <w:numId w:val="30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Des exemples de situations typiques.</w:t>
      </w:r>
    </w:p>
    <w:p>
      <w:pPr>
        <w:pStyle w:val="Corps A"/>
        <w:numPr>
          <w:ilvl w:val="0"/>
          <w:numId w:val="30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Des exemples de preuves acceptables.</w:t>
      </w:r>
    </w:p>
    <w:p>
      <w:pPr>
        <w:pStyle w:val="Corps A"/>
        <w:numPr>
          <w:ilvl w:val="0"/>
          <w:numId w:val="30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Des erreurs fr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quentes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à 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viter.</w:t>
      </w:r>
    </w:p>
    <w:p>
      <w:pPr>
        <w:pStyle w:val="Corps A"/>
        <w:numPr>
          <w:ilvl w:val="0"/>
          <w:numId w:val="30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Des questions de relance pour les tuteurs/coachs.</w:t>
      </w:r>
    </w:p>
    <w:p>
      <w:pPr>
        <w:pStyle w:val="Corps A"/>
        <w:numPr>
          <w:ilvl w:val="0"/>
          <w:numId w:val="30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Des liens vers des documents de classe pertinents.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5" w:id="91"/>
      <w:bookmarkEnd w:id="9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315" w:after="105" w:line="360" w:lineRule="auto"/>
      </w:pPr>
      <w:bookmarkStart w:name="bm_6_2_bibliothèque_de_classe_rag" w:id="92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6.2 Biblioth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que de classe (RAG)</w:t>
      </w:r>
      <w:bookmarkEnd w:id="92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La biblioth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que de classe contient les documents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ACTIFS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que Hugo peut utiliser pour 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appuyer sur du contenu concret dans ses relances.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6" w:id="93"/>
      <w:bookmarkEnd w:id="9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numPr>
          <w:ilvl w:val="0"/>
          <w:numId w:val="32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Types de documents garantis au POC : PDF texte.</w:t>
      </w:r>
    </w:p>
    <w:p>
      <w:pPr>
        <w:pStyle w:val="Corps A"/>
        <w:numPr>
          <w:ilvl w:val="0"/>
          <w:numId w:val="32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PDF scann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sans OCR sont support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au mieux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mais sont marqu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 comme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faible qualit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 texte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.</w:t>
      </w:r>
    </w:p>
    <w:p>
      <w:pPr>
        <w:pStyle w:val="Corps A"/>
        <w:numPr>
          <w:ilvl w:val="0"/>
          <w:numId w:val="32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syst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me privil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gie les documents tagu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proc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dure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é”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checklist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qualit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é”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lorsque la question de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apprenant touche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ces sujets (risques, conformit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incidents).</w:t>
      </w:r>
    </w:p>
    <w:p>
      <w:pPr>
        <w:pStyle w:val="Corps A"/>
        <w:numPr>
          <w:ilvl w:val="0"/>
          <w:numId w:val="32"/>
        </w:numPr>
        <w:bidi w:val="0"/>
        <w:spacing w:before="105" w:after="105" w:line="360" w:lineRule="auto"/>
        <w:ind w:right="0"/>
        <w:jc w:val="left"/>
        <w:rPr>
          <w:rtl w:val="0"/>
          <w:lang w:val="it-IT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Un test 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tier 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rifie que, pour au moins 8 questions sur 10 portant sur une proc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dure, Hugo retrouve bien un document de proc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dure ou de 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dans les premiers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sultats.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7" w:id="94"/>
      <w:bookmarkEnd w:id="9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spacing w:before="315" w:after="105" w:line="360" w:lineRule="auto"/>
      </w:pPr>
      <w:bookmarkStart w:name="bm_7_exports_qualiopi_et_reporting" w:id="95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7. Exports, Qualiopi et reporting</w:t>
      </w:r>
      <w:bookmarkEnd w:id="95"/>
    </w:p>
    <w:p>
      <w:pPr>
        <w:pStyle w:val="Corps A"/>
        <w:spacing w:before="315" w:after="105" w:line="360" w:lineRule="auto"/>
      </w:pPr>
      <w:bookmarkStart w:name="bm_7_1_exports_felix_ready" w:id="96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7.1 Exports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Felix-ready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bookmarkEnd w:id="96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exports sont pens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 pour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tre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directement exploitables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par vos outils actuels (Excel, ERP, SIRH, outils financeurs).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8" w:id="97"/>
      <w:bookmarkEnd w:id="9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numPr>
          <w:ilvl w:val="0"/>
          <w:numId w:val="34"/>
        </w:numPr>
        <w:bidi w:val="0"/>
        <w:spacing w:before="105" w:after="105" w:line="360" w:lineRule="auto"/>
        <w:ind w:right="0"/>
        <w:jc w:val="left"/>
        <w:rPr>
          <w:rtl w:val="0"/>
          <w:lang w:val="de-DE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JSON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export du contenu structur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 chaque trace (</w:t>
      </w:r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trace_rich_v1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),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utilisable en int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gration technique.</w:t>
      </w:r>
    </w:p>
    <w:p>
      <w:pPr>
        <w:pStyle w:val="Corps A"/>
        <w:numPr>
          <w:ilvl w:val="0"/>
          <w:numId w:val="34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CSV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 A"/>
        <w:numPr>
          <w:ilvl w:val="1"/>
          <w:numId w:val="34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1 ligne par couple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trace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×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item de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pour faciliter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analyse par comp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tence.</w:t>
      </w:r>
    </w:p>
    <w:p>
      <w:pPr>
        <w:pStyle w:val="Corps A"/>
        <w:numPr>
          <w:ilvl w:val="1"/>
          <w:numId w:val="34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parateur </w:t>
      </w:r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s-ES_tradnl"/>
          <w14:textFill>
            <w14:solidFill>
              <w14:srgbClr w14:val="000000"/>
            </w14:solidFill>
          </w14:textFill>
        </w:rPr>
        <w:t>;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(compatible Excel FR).</w:t>
      </w:r>
    </w:p>
    <w:p>
      <w:pPr>
        <w:pStyle w:val="Corps A"/>
        <w:numPr>
          <w:ilvl w:val="1"/>
          <w:numId w:val="34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Encodage UTF-8 avec BOM par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faut.</w:t>
      </w:r>
    </w:p>
    <w:p>
      <w:pPr>
        <w:pStyle w:val="Corps A"/>
        <w:numPr>
          <w:ilvl w:val="1"/>
          <w:numId w:val="34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Dates au format ISO, pr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tes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à ê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tre ing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dans Excel, SIRH ou outils financeurs.</w:t>
      </w:r>
    </w:p>
    <w:p>
      <w:pPr>
        <w:pStyle w:val="Corps A"/>
        <w:spacing w:before="315" w:after="105" w:line="360" w:lineRule="auto"/>
      </w:pPr>
      <w:bookmarkStart w:name="bm_7_2_qualiopi_pack_audit_lite_d_e9e239" w:id="98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7.2 Qualiopi (pack audit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lite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dans le POC)</w:t>
      </w:r>
      <w:bookmarkEnd w:id="98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 POC fournit un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pack d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audit Qualiopi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lite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, 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est-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à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-dire un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ZIP minimal mais exploitable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pour pr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parer un audit.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9" w:id="99"/>
      <w:bookmarkEnd w:id="9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Ce pack contient notamment :</w:t>
      </w:r>
    </w:p>
    <w:p>
      <w:pPr>
        <w:pStyle w:val="Corps A"/>
        <w:numPr>
          <w:ilvl w:val="0"/>
          <w:numId w:val="3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exports CSV/JSON des traces, validations et preuves sur une 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riode 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e.</w:t>
      </w:r>
    </w:p>
    <w:p>
      <w:pPr>
        <w:pStyle w:val="Corps A"/>
        <w:numPr>
          <w:ilvl w:val="0"/>
          <w:numId w:val="3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 journal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audit filtr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(cr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ations/validations de traces, partages, exports).</w:t>
      </w:r>
    </w:p>
    <w:p>
      <w:pPr>
        <w:pStyle w:val="Corps A"/>
        <w:numPr>
          <w:ilvl w:val="0"/>
          <w:numId w:val="3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rentiels utilis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s, avec leurs overlays de classe.</w:t>
      </w:r>
    </w:p>
    <w:p>
      <w:pPr>
        <w:pStyle w:val="Corps A"/>
        <w:numPr>
          <w:ilvl w:val="0"/>
          <w:numId w:val="3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La liste des documents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ACTIFS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utilis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dans la biblioth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que de classe.</w:t>
      </w:r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La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cartographie compl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 des 32 indicateurs RNQ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la gestion des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clamations et des enqu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tes de satisfaction sont pr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vus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apr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le POC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mais la structure des 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est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j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anticip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dans la sp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cification.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" w:id="100"/>
      <w:bookmarkEnd w:id="10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20" w:id="101"/>
      <w:bookmarkEnd w:id="10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spacing w:before="315" w:after="105" w:line="360" w:lineRule="auto"/>
      </w:pPr>
      <w:bookmarkStart w:name="bm_8_calendrier_de_réalisation_poc" w:id="102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8. Calendrier de r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alisation (POC)</w:t>
      </w:r>
      <w:bookmarkEnd w:id="102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plan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ex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cution du POC est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coup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en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slices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sur environ trois semaines, avec une cible de livraison autour du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20 mars 2026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2" w:id="103"/>
      <w:bookmarkEnd w:id="10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21" w:id="104"/>
      <w:bookmarkEnd w:id="10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tbl>
      <w:tblPr>
        <w:tblW w:w="951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70"/>
        <w:gridCol w:w="3170"/>
        <w:gridCol w:w="3170"/>
      </w:tblGrid>
      <w:tr>
        <w:tblPrEx>
          <w:shd w:val="clear" w:color="auto" w:fill="ced7e7"/>
        </w:tblPrEx>
        <w:trPr>
          <w:trHeight w:val="205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Semaine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Contenu principal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sultat attendu</w:t>
            </w:r>
          </w:p>
        </w:tc>
      </w:tr>
      <w:tr>
        <w:tblPrEx>
          <w:shd w:val="clear" w:color="auto" w:fill="ced7e7"/>
        </w:tblPrEx>
        <w:trPr>
          <w:trHeight w:val="806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Semaine 1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Infrastructure, s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curit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multi-organismes, base de donn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es et authentification, cr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ation des classes et liens tuteurs-apprenants.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Instance POC op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rationnelle, multi-tenant s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curis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, premiers groupes configurables.</w:t>
            </w:r>
          </w:p>
        </w:tc>
      </w:tr>
      <w:tr>
        <w:tblPrEx>
          <w:shd w:val="clear" w:color="auto" w:fill="ced7e7"/>
        </w:tblPrEx>
        <w:trPr>
          <w:trHeight w:val="806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Semaine 2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Mise en place du chat Hugo, g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ration de traces, syst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me de partage et validation, import des 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f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rentiels.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Hugo fonctionnel avec traces structur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es et historique de l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apprenant.</w:t>
            </w:r>
          </w:p>
        </w:tc>
      </w:tr>
      <w:tr>
        <w:tblPrEx>
          <w:shd w:val="clear" w:color="auto" w:fill="ced7e7"/>
        </w:tblPrEx>
        <w:trPr>
          <w:trHeight w:val="806" w:hRule="atLeast"/>
        </w:trPr>
        <w:tc>
          <w:tcPr>
            <w:tcW w:type="dxa" w:w="3170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b w:val="1"/>
                <w:bCs w:val="1"/>
                <w:sz w:val="17"/>
                <w:szCs w:val="17"/>
                <w:shd w:val="nil" w:color="auto" w:fill="auto"/>
                <w:rtl w:val="0"/>
                <w:lang w:val="fr-FR"/>
              </w:rPr>
              <w:t>Semaine 3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Gestion des preuves photos, biblioth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que documentaire de classe, exports CSV/JSON, tableau de bord minimal par classe.</w:t>
            </w:r>
          </w:p>
        </w:tc>
        <w:tc>
          <w:tcPr>
            <w:tcW w:type="dxa" w:w="317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after="0" w:line="360" w:lineRule="auto"/>
            </w:pPr>
            <w:r>
              <w:rPr>
                <w:rStyle w:val="Aucun"/>
                <w:rFonts w:ascii="inter" w:cs="inter" w:hAnsi="inter" w:eastAsia="inter"/>
                <w:sz w:val="17"/>
                <w:szCs w:val="17"/>
                <w:shd w:val="nil" w:color="auto" w:fill="auto"/>
                <w:rtl w:val="0"/>
                <w:lang w:val="fr-FR"/>
              </w:rPr>
              <w:t>POC complet : RAG, preuves, exports Felix-ready, suivi par classe.</w:t>
            </w:r>
          </w:p>
        </w:tc>
      </w:tr>
    </w:tbl>
    <w:p>
      <w:pPr>
        <w:pStyle w:val="Corps A"/>
        <w:widowControl w:val="0"/>
        <w:spacing w:after="210" w:line="240" w:lineRule="auto"/>
        <w:ind w:left="108" w:hanging="108"/>
        <w:jc w:val="center"/>
      </w:pPr>
    </w:p>
    <w:p>
      <w:pPr>
        <w:pStyle w:val="Corps A"/>
        <w:widowControl w:val="0"/>
        <w:spacing w:after="210" w:line="240" w:lineRule="auto"/>
        <w:jc w:val="center"/>
      </w:pPr>
    </w:p>
    <w:p>
      <w:pPr>
        <w:pStyle w:val="Corps A"/>
      </w:pP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spacing w:before="315" w:after="105" w:line="360" w:lineRule="auto"/>
      </w:pPr>
      <w:bookmarkStart w:name="bm_9_tests_et_critères_de_validat_e41145" w:id="105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9. Tests et crit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 de validation du POC</w:t>
      </w:r>
      <w:bookmarkEnd w:id="105"/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Avant de consid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rer le POC comme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t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montrer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, plusieurs tests doivent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tre pass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3" w:id="106"/>
      <w:bookmarkEnd w:id="10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22" w:id="107"/>
      <w:bookmarkEnd w:id="10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 A"/>
        <w:spacing w:before="315" w:after="105" w:line="360" w:lineRule="auto"/>
      </w:pPr>
      <w:bookmarkStart w:name="bm_9_1_multi_tenant_et_sécurité" w:id="108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9.1 Multi-tenant et s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bookmarkEnd w:id="108"/>
    </w:p>
    <w:p>
      <w:pPr>
        <w:pStyle w:val="Corps A"/>
        <w:numPr>
          <w:ilvl w:val="0"/>
          <w:numId w:val="38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rifier que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organisation A ne peut ni lire ni modifier les 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es de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organisation B (tests automatis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s et tests 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tiers).</w:t>
      </w:r>
    </w:p>
    <w:p>
      <w:pPr>
        <w:pStyle w:val="Corps A"/>
        <w:numPr>
          <w:ilvl w:val="0"/>
          <w:numId w:val="38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rifier que les exports ne 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langent jamais des 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de plusieurs organisations.</w:t>
      </w:r>
    </w:p>
    <w:p>
      <w:pPr>
        <w:pStyle w:val="Corps A"/>
        <w:spacing w:before="315" w:after="105" w:line="360" w:lineRule="auto"/>
      </w:pPr>
      <w:bookmarkStart w:name="bm_9_2_confidentialité_et_partage" w:id="109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9.2 Confidentialit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et partage</w:t>
      </w:r>
      <w:bookmarkEnd w:id="109"/>
    </w:p>
    <w:p>
      <w:pPr>
        <w:pStyle w:val="Corps A"/>
        <w:numPr>
          <w:ilvl w:val="0"/>
          <w:numId w:val="40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rifier qu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un tuteur ne voit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rien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si aucun partage 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a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effectu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apprenant.</w:t>
      </w:r>
    </w:p>
    <w:p>
      <w:pPr>
        <w:pStyle w:val="Corps A"/>
        <w:numPr>
          <w:ilvl w:val="0"/>
          <w:numId w:val="40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rifier que les diff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rents cas de partage (synth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 seule, synth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 + preuves, avec ou sans verbatim) fonctionnent comme pr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vu.</w:t>
      </w:r>
    </w:p>
    <w:p>
      <w:pPr>
        <w:pStyle w:val="Corps A"/>
        <w:spacing w:before="315" w:after="105" w:line="360" w:lineRule="auto"/>
      </w:pPr>
      <w:bookmarkStart w:name="bm_9_3_fonctionnel_hugo_et_rag" w:id="110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9.3 Fonctionnel Hugo et RAG</w:t>
      </w:r>
      <w:bookmarkEnd w:id="110"/>
    </w:p>
    <w:p>
      <w:pPr>
        <w:pStyle w:val="Corps A"/>
        <w:numPr>
          <w:ilvl w:val="0"/>
          <w:numId w:val="42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rifier que Hugo respecte la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gle :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 question par message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.</w:t>
      </w:r>
    </w:p>
    <w:p>
      <w:pPr>
        <w:pStyle w:val="Corps A"/>
        <w:numPr>
          <w:ilvl w:val="0"/>
          <w:numId w:val="42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rifier la g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ration de trace, la validation tuteur/formateur, et les exports CSV/JSON.</w:t>
      </w:r>
    </w:p>
    <w:p>
      <w:pPr>
        <w:pStyle w:val="Corps A"/>
        <w:numPr>
          <w:ilvl w:val="0"/>
          <w:numId w:val="42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rifier que, pour au moins 8 recherches sur 10 portant sur des proc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dures, un document de proc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dure ou de 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appara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î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 dans les premiers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sultats.</w:t>
      </w:r>
    </w:p>
    <w:p>
      <w:pPr>
        <w:pStyle w:val="Corps A"/>
        <w:spacing w:before="315" w:after="105" w:line="360" w:lineRule="auto"/>
      </w:pPr>
      <w:bookmarkStart w:name="bm_9_4_gestion_des_documents_et_d_bb354a" w:id="111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9.4 Gestion des documents et des preuves</w:t>
      </w:r>
      <w:bookmarkEnd w:id="111"/>
    </w:p>
    <w:p>
      <w:pPr>
        <w:pStyle w:val="Corps A"/>
        <w:numPr>
          <w:ilvl w:val="0"/>
          <w:numId w:val="44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rifier que les PDF scann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sans texte sont bien marqu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 comme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faible qualit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.</w:t>
      </w:r>
    </w:p>
    <w:p>
      <w:pPr>
        <w:pStyle w:val="Corps A"/>
        <w:numPr>
          <w:ilvl w:val="0"/>
          <w:numId w:val="44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V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rifier que les 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tadonn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sensibles des photos (EXIF) sont supprim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et que le GPS 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est pr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sent que lorsqu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un opt-in explicite a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.</w:t>
      </w: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spacing w:before="315" w:after="105" w:line="360" w:lineRule="auto"/>
      </w:pPr>
      <w:bookmarkStart w:name="bm_10_glossaire_simplifié" w:id="112"/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10. Glossaire simplifi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bookmarkEnd w:id="112"/>
    </w:p>
    <w:p>
      <w:pPr>
        <w:pStyle w:val="Corps A"/>
        <w:numPr>
          <w:ilvl w:val="0"/>
          <w:numId w:val="46"/>
        </w:numPr>
        <w:bidi w:val="0"/>
        <w:spacing w:before="105" w:after="105" w:line="360" w:lineRule="auto"/>
        <w:ind w:right="0"/>
        <w:jc w:val="left"/>
        <w:rPr>
          <w:rtl w:val="0"/>
          <w:lang w:val="en-US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AFEST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formation en situation de travail, directement sur le poste.</w:t>
      </w:r>
    </w:p>
    <w:p>
      <w:pPr>
        <w:pStyle w:val="Corps A"/>
        <w:numPr>
          <w:ilvl w:val="0"/>
          <w:numId w:val="46"/>
        </w:numPr>
        <w:bidi w:val="0"/>
        <w:spacing w:before="105" w:after="105" w:line="360" w:lineRule="auto"/>
        <w:ind w:right="0"/>
        <w:jc w:val="left"/>
        <w:rPr>
          <w:rtl w:val="0"/>
          <w:lang w:val="fr-FR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Multi-tenant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une seule plateforme pour plusieurs organismes, avec 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paration stricte des 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es.</w:t>
      </w:r>
    </w:p>
    <w:p>
      <w:pPr>
        <w:pStyle w:val="Corps A"/>
        <w:numPr>
          <w:ilvl w:val="0"/>
          <w:numId w:val="46"/>
        </w:numPr>
        <w:bidi w:val="0"/>
        <w:spacing w:before="105" w:after="105" w:line="360" w:lineRule="auto"/>
        <w:ind w:right="0"/>
        <w:jc w:val="left"/>
        <w:rPr>
          <w:rtl w:val="0"/>
          <w:lang w:val="en-US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RLS (Row Level Security)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m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canisme de la base de donn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qui emp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che un utilisateur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acc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der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des lignes qui ne lui appartiennent pas.</w:t>
      </w:r>
    </w:p>
    <w:p>
      <w:pPr>
        <w:pStyle w:val="Corps A"/>
        <w:numPr>
          <w:ilvl w:val="0"/>
          <w:numId w:val="46"/>
        </w:numPr>
        <w:bidi w:val="0"/>
        <w:spacing w:before="105" w:after="105" w:line="360" w:lineRule="auto"/>
        <w:ind w:right="0"/>
        <w:jc w:val="left"/>
        <w:rPr>
          <w:rtl w:val="0"/>
          <w:lang w:val="pt-PT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RNCP / RS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pertoires officiels des certifications et habilitations en France.</w:t>
      </w:r>
    </w:p>
    <w:p>
      <w:pPr>
        <w:pStyle w:val="Corps A"/>
        <w:numPr>
          <w:ilvl w:val="0"/>
          <w:numId w:val="46"/>
        </w:numPr>
        <w:bidi w:val="0"/>
        <w:spacing w:before="105" w:after="105" w:line="360" w:lineRule="auto"/>
        <w:ind w:right="0"/>
        <w:jc w:val="left"/>
        <w:rPr>
          <w:rtl w:val="0"/>
          <w:lang w:val="en-US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RAG (Retrieval-Augmented Generation)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technique permettant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IA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utiliser vos propres documents lors de la g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ration de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ponses.</w:t>
      </w:r>
    </w:p>
    <w:p>
      <w:pPr>
        <w:pStyle w:val="Corps A"/>
        <w:numPr>
          <w:ilvl w:val="0"/>
          <w:numId w:val="46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Qualiopi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certification qualit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des organismes de formation.</w:t>
      </w:r>
    </w:p>
    <w:p>
      <w:pPr>
        <w:pStyle w:val="Corps A"/>
        <w:numPr>
          <w:ilvl w:val="0"/>
          <w:numId w:val="46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SIRH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Syst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 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Information Ressources Humaines (outil RH de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entreprise).</w:t>
      </w:r>
    </w:p>
    <w:p>
      <w:pPr>
        <w:pStyle w:val="Corps A"/>
        <w:numPr>
          <w:ilvl w:val="0"/>
          <w:numId w:val="46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LMS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plateforme de gestion de l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apprentissage (e-learning).</w:t>
      </w: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spacing w:after="210" w:line="360" w:lineRule="auto"/>
      </w:pP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Contact et information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ce document est une synth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 de communication bas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 sur </w:t>
      </w:r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SPEC_POC_v1.</w:t>
      </w:r>
      <w:ins w:id="113" w:date="2026-02-26T14:37:05Z" w:author="Charles">
        <w:r>
          <w:rPr>
            <w:rStyle w:val="Aucun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shd w:val="clear" w:color="auto" w:fill="f8f8fa"/>
            <w:rtl w:val="0"/>
            <w:lang w:val="fr-FR"/>
            <w14:textFill>
              <w14:solidFill>
                <w14:srgbClr w14:val="000000"/>
              </w14:solidFill>
            </w14:textFill>
          </w:rPr>
          <w:t>5</w:t>
        </w:r>
      </w:ins>
      <w:del w:id="114" w:date="2026-02-26T14:37:04Z" w:author="Charles">
        <w:r>
          <w:rPr>
            <w:rStyle w:val="Aucun"/>
            <w:rFonts w:ascii="ibm plex mono" w:cs="ibm plex mono" w:hAnsi="ibm plex mono" w:eastAsia="ibm plex mono"/>
            <w:outline w:val="0"/>
            <w:color w:val="000000"/>
            <w:sz w:val="18"/>
            <w:szCs w:val="18"/>
            <w:u w:color="000000"/>
            <w:shd w:val="clear" w:color="auto" w:fill="f8f8fa"/>
            <w:rtl w:val="0"/>
            <w:lang w:val="es-ES_tradnl"/>
            <w14:textFill>
              <w14:solidFill>
                <w14:srgbClr w14:val="000000"/>
              </w14:solidFill>
            </w14:textFill>
          </w:rPr>
          <w:delText>4</w:delText>
        </w:r>
      </w:del>
      <w:r>
        <w:rPr>
          <w:rStyle w:val="Aucun"/>
          <w:rFonts w:ascii="ibm plex mono" w:cs="ibm plex mono" w:hAnsi="ibm plex mono" w:eastAsia="ibm plex mono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s-ES_tradnl"/>
          <w14:textFill>
            <w14:solidFill>
              <w14:srgbClr w14:val="000000"/>
            </w14:solidFill>
          </w14:textFill>
        </w:rPr>
        <w:t>.md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et la documentation associ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e. En cas de divergence, la 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sp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cification technique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reste la r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rence.</w:t>
      </w:r>
      <w:r>
        <w:rPr>
          <w:rStyle w:val="Aucun"/>
          <w:rFonts w:ascii="inter" w:cs="inter" w:hAnsi="inter" w:eastAsia="inter"/>
          <w:outline w:val="0"/>
          <w:color w:val="000000"/>
          <w:u w:color="000000"/>
          <w:lang w:val="es-ES_tradnl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Corps A"/>
        <w:spacing w:line="360" w:lineRule="auto"/>
      </w:pPr>
      <w:r>
        <w:rPr>
          <w:rStyle w:val="Aucun"/>
          <w:rFonts w:ascii="inter" w:cs="inter" w:hAnsi="inter" w:eastAsia="inter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⁂</w:t>
      </w:r>
    </w:p>
    <w:p>
      <w:pPr>
        <w:pStyle w:val="Corps A"/>
        <w:spacing w:before="210" w:after="0" w:line="360" w:lineRule="auto"/>
      </w:pPr>
      <w:r>
        <w:rPr>
          <w:rStyle w:val="Aucun"/>
          <w:lang w:val="es-ES_tradnl"/>
        </w:rPr>
        <mc:AlternateContent>
          <mc:Choice Requires="wps">
            <w:drawing xmlns:a="http://schemas.openxmlformats.org/drawingml/2006/main">
              <wp:inline distT="0" distB="0" distL="0" distR="0">
                <wp:extent cx="6026024" cy="12700"/>
                <wp:effectExtent l="0" t="0" r="0" b="0"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4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 A"/>
        <w:numPr>
          <w:ilvl w:val="0"/>
          <w:numId w:val="48"/>
        </w:numPr>
        <w:bidi w:val="0"/>
        <w:spacing w:after="210" w:line="360" w:lineRule="auto"/>
        <w:ind w:right="0"/>
        <w:jc w:val="left"/>
        <w:rPr>
          <w:sz w:val="18"/>
          <w:szCs w:val="18"/>
          <w:rtl w:val="0"/>
        </w:rPr>
      </w:pPr>
      <w:bookmarkStart w:name="fn1" w:id="115"/>
      <w:r>
        <w:rPr>
          <w:rStyle w:val="Aucun"/>
          <w:rFonts w:ascii="inter" w:cs="inter" w:hAnsi="inter" w:eastAsia="inter"/>
          <w:sz w:val="18"/>
          <w:szCs w:val="18"/>
          <w:rtl w:val="0"/>
          <w:lang w:val="en-US"/>
        </w:rPr>
        <w:t>SPEC_POC_v</w:t>
      </w:r>
      <w:del w:id="116" w:date="2026-02-26T14:37:17Z" w:author="Charles">
        <w:r>
          <w:rPr>
            <w:rStyle w:val="Aucun"/>
            <w:rFonts w:ascii="inter" w:cs="inter" w:hAnsi="inter" w:eastAsia="inter"/>
            <w:sz w:val="18"/>
            <w:szCs w:val="18"/>
            <w:rtl w:val="0"/>
            <w:lang w:val="es-ES_tradnl"/>
          </w:rPr>
          <w:delText>1.4</w:delText>
        </w:r>
      </w:del>
      <w:ins w:id="117" w:date="2026-02-26T14:37:17Z" w:author="Charles">
        <w:r>
          <w:rPr>
            <w:rStyle w:val="Aucun"/>
            <w:rFonts w:ascii="inter" w:cs="inter" w:hAnsi="inter" w:eastAsia="inter"/>
            <w:sz w:val="18"/>
            <w:szCs w:val="18"/>
            <w:rtl w:val="0"/>
            <w:lang w:val="es-ES_tradnl"/>
          </w:rPr>
          <w:t>1.5</w:t>
        </w:r>
      </w:ins>
      <w:r>
        <w:rPr>
          <w:rStyle w:val="Aucun"/>
          <w:rFonts w:ascii="inter" w:cs="inter" w:hAnsi="inter" w:eastAsia="inter"/>
          <w:sz w:val="18"/>
          <w:szCs w:val="18"/>
          <w:rtl w:val="0"/>
          <w:lang w:val="es-ES_tradnl"/>
        </w:rPr>
        <w:t xml:space="preserve">.md                       </w:t>
      </w:r>
      <w:bookmarkEnd w:id="115"/>
    </w:p>
    <w:p>
      <w:pPr>
        <w:pStyle w:val="Corps A"/>
        <w:numPr>
          <w:ilvl w:val="0"/>
          <w:numId w:val="48"/>
        </w:numPr>
        <w:bidi w:val="0"/>
        <w:spacing w:after="210" w:line="360" w:lineRule="auto"/>
        <w:ind w:right="0"/>
        <w:jc w:val="left"/>
        <w:rPr>
          <w:sz w:val="18"/>
          <w:szCs w:val="18"/>
          <w:rtl w:val="0"/>
        </w:rPr>
      </w:pPr>
      <w:bookmarkStart w:name="fn2" w:id="118"/>
      <w:r>
        <w:rPr>
          <w:rStyle w:val="Aucun"/>
          <w:rFonts w:ascii="inter" w:cs="inter" w:hAnsi="inter" w:eastAsia="inter"/>
          <w:sz w:val="18"/>
          <w:szCs w:val="18"/>
          <w:rtl w:val="0"/>
          <w:lang w:val="de-DE"/>
        </w:rPr>
        <w:t>Integrations-LMS-SIRH-v</w:t>
      </w:r>
      <w:del w:id="119" w:date="2026-02-26T14:59:11Z" w:author="Charles">
        <w:r>
          <w:rPr>
            <w:rStyle w:val="Aucun"/>
            <w:rFonts w:ascii="inter" w:cs="inter" w:hAnsi="inter" w:eastAsia="inter"/>
            <w:sz w:val="18"/>
            <w:szCs w:val="18"/>
            <w:rtl w:val="0"/>
            <w:lang w:val="de-DE"/>
          </w:rPr>
          <w:delText>1.3</w:delText>
        </w:r>
      </w:del>
      <w:ins w:id="120" w:date="2026-02-26T14:59:11Z" w:author="Charles">
        <w:r>
          <w:rPr>
            <w:rStyle w:val="Aucun"/>
            <w:rFonts w:ascii="inter" w:cs="inter" w:hAnsi="inter" w:eastAsia="inter"/>
            <w:sz w:val="18"/>
            <w:szCs w:val="18"/>
            <w:rtl w:val="0"/>
            <w:lang w:val="de-DE"/>
          </w:rPr>
          <w:t>1.5</w:t>
        </w:r>
      </w:ins>
      <w:r>
        <w:rPr>
          <w:rStyle w:val="Aucun"/>
          <w:rFonts w:ascii="inter" w:cs="inter" w:hAnsi="inter" w:eastAsia="inter"/>
          <w:sz w:val="18"/>
          <w:szCs w:val="18"/>
          <w:rtl w:val="0"/>
          <w:lang w:val="de-DE"/>
        </w:rPr>
        <w:t>.md</w:t>
      </w:r>
      <w:r>
        <w:rPr>
          <w:rStyle w:val="Aucun"/>
          <w:rFonts w:ascii="inter" w:cs="inter" w:hAnsi="inter" w:eastAsia="inter"/>
          <w:sz w:val="18"/>
          <w:szCs w:val="18"/>
          <w:rtl w:val="0"/>
          <w:lang w:val="es-ES_tradnl"/>
        </w:rPr>
        <w:t xml:space="preserve">   </w:t>
      </w:r>
      <w:bookmarkEnd w:id="118"/>
    </w:p>
    <w:p>
      <w:pPr>
        <w:pStyle w:val="Corps A"/>
        <w:numPr>
          <w:ilvl w:val="0"/>
          <w:numId w:val="48"/>
        </w:numPr>
        <w:bidi w:val="0"/>
        <w:spacing w:after="210" w:line="360" w:lineRule="auto"/>
        <w:ind w:right="0"/>
        <w:jc w:val="left"/>
        <w:rPr>
          <w:sz w:val="18"/>
          <w:szCs w:val="18"/>
          <w:rtl w:val="0"/>
        </w:rPr>
      </w:pPr>
      <w:bookmarkStart w:name="fn3" w:id="121"/>
      <w:r>
        <w:rPr>
          <w:rStyle w:val="Aucun"/>
          <w:rFonts w:ascii="inter" w:cs="inter" w:hAnsi="inter" w:eastAsia="inter"/>
          <w:sz w:val="18"/>
          <w:szCs w:val="18"/>
          <w:rtl w:val="0"/>
          <w:lang w:val="en-US"/>
        </w:rPr>
        <w:t>shell-heredoc-v</w:t>
      </w:r>
      <w:del w:id="122" w:date="2026-02-26T14:37:24Z" w:author="Charles">
        <w:r>
          <w:rPr>
            <w:rStyle w:val="Aucun"/>
            <w:rFonts w:ascii="inter" w:cs="inter" w:hAnsi="inter" w:eastAsia="inter"/>
            <w:sz w:val="18"/>
            <w:szCs w:val="18"/>
            <w:rtl w:val="0"/>
            <w:lang w:val="es-ES_tradnl"/>
          </w:rPr>
          <w:delText>1.4</w:delText>
        </w:r>
      </w:del>
      <w:ins w:id="123" w:date="2026-02-26T14:37:24Z" w:author="Charles">
        <w:r>
          <w:rPr>
            <w:rStyle w:val="Aucun"/>
            <w:rFonts w:ascii="inter" w:cs="inter" w:hAnsi="inter" w:eastAsia="inter"/>
            <w:sz w:val="18"/>
            <w:szCs w:val="18"/>
            <w:rtl w:val="0"/>
            <w:lang w:val="es-ES_tradnl"/>
          </w:rPr>
          <w:t>1.5</w:t>
        </w:r>
      </w:ins>
      <w:r>
        <w:rPr>
          <w:rStyle w:val="Aucun"/>
          <w:rFonts w:ascii="inter" w:cs="inter" w:hAnsi="inter" w:eastAsia="inter"/>
          <w:sz w:val="18"/>
          <w:szCs w:val="18"/>
          <w:rtl w:val="0"/>
          <w:lang w:val="es-ES_tradnl"/>
        </w:rPr>
        <w:t xml:space="preserve">.txt    </w:t>
      </w:r>
      <w:bookmarkEnd w:id="121"/>
    </w:p>
    <w:p>
      <w:pPr>
        <w:pStyle w:val="Corps A"/>
        <w:numPr>
          <w:ilvl w:val="0"/>
          <w:numId w:val="48"/>
        </w:numPr>
        <w:bidi w:val="0"/>
        <w:spacing w:after="210" w:line="360" w:lineRule="auto"/>
        <w:ind w:right="0"/>
        <w:jc w:val="left"/>
        <w:rPr>
          <w:sz w:val="18"/>
          <w:szCs w:val="18"/>
          <w:rtl w:val="0"/>
        </w:rPr>
      </w:pPr>
      <w:bookmarkStart w:name="fn4" w:id="124"/>
      <w:r>
        <w:rPr>
          <w:rStyle w:val="Aucun"/>
          <w:rFonts w:ascii="inter" w:cs="inter" w:hAnsi="inter" w:eastAsia="inter"/>
          <w:sz w:val="18"/>
          <w:szCs w:val="18"/>
          <w:rtl w:val="0"/>
          <w:lang w:val="fr-FR"/>
        </w:rPr>
        <w:t>Personas-CasUsage1.5.md</w:t>
      </w:r>
      <w:r>
        <w:rPr>
          <w:rStyle w:val="Aucun"/>
          <w:rFonts w:ascii="inter" w:cs="inter" w:hAnsi="inter" w:eastAsia="inter"/>
          <w:sz w:val="18"/>
          <w:szCs w:val="18"/>
          <w:rtl w:val="0"/>
          <w:lang w:val="es-ES_tradnl"/>
        </w:rPr>
        <w:t xml:space="preserve">    </w:t>
      </w:r>
      <w:bookmarkEnd w:id="124"/>
    </w:p>
    <w:p>
      <w:pPr>
        <w:pStyle w:val="Corps A"/>
        <w:tabs>
          <w:tab w:val="left" w:pos="900"/>
        </w:tabs>
        <w:spacing w:after="210" w:line="360" w:lineRule="auto"/>
      </w:pPr>
      <w:bookmarkStart w:name="fn5" w:id="125"/>
      <w:del w:id="126" w:date="2026-02-26T14:37:51Z" w:author="Charles">
        <w:r>
          <w:rPr>
            <w:rStyle w:val="Aucun"/>
            <w:rFonts w:ascii="inter" w:cs="inter" w:hAnsi="inter" w:eastAsia="inter"/>
            <w:sz w:val="18"/>
            <w:szCs w:val="18"/>
            <w:rtl w:val="0"/>
            <w:lang w:val="en-US"/>
          </w:rPr>
          <w:delText xml:space="preserve">shell-heredoc-v1.4.txt </w:delText>
        </w:r>
      </w:del>
      <w:bookmarkEnd w:id="125"/>
    </w:p>
    <w:p>
      <w:pPr>
        <w:pStyle w:val="Corps A"/>
        <w:numPr>
          <w:ilvl w:val="0"/>
          <w:numId w:val="48"/>
        </w:numPr>
        <w:bidi w:val="0"/>
        <w:spacing w:after="210" w:line="360" w:lineRule="auto"/>
        <w:ind w:right="0"/>
        <w:jc w:val="left"/>
        <w:rPr>
          <w:sz w:val="18"/>
          <w:szCs w:val="18"/>
          <w:rtl w:val="0"/>
        </w:rPr>
      </w:pPr>
      <w:bookmarkStart w:name="fn6" w:id="127"/>
      <w:del w:id="128" w:date="2026-02-26T14:38:13Z" w:author="Charles">
        <w:r>
          <w:rPr>
            <w:rStyle w:val="Aucun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:lang w:val="es-ES_tradnl"/>
            <w14:textFill>
              <w14:solidFill>
                <w14:srgbClr w14:val="000000"/>
              </w14:solidFill>
            </w14:textFill>
          </w:rPr>
          <w:delText>Synopsis-Hugo-v1.3.</w:delText>
        </w:r>
      </w:del>
      <w:ins w:id="129" w:date="2026-02-26T14:38:17Z" w:author="Charles">
        <w:r>
          <w:rPr>
            <w:rStyle w:val="Aucun"/>
            <w:rFonts w:ascii="inter" w:cs="inter" w:hAnsi="inter" w:eastAsia="inter"/>
            <w:sz w:val="18"/>
            <w:szCs w:val="18"/>
            <w:rtl w:val="0"/>
            <w:lang w:val="es-ES_tradnl"/>
          </w:rPr>
          <w:t>Synopsis-Hugo-v1.5</w:t>
        </w:r>
      </w:ins>
      <w:ins w:id="130" w:date="2026-02-26T14:38:17Z" w:author="Charles">
        <w:r>
          <w:rPr>
            <w:rStyle w:val="Aucun"/>
            <w:rFonts w:ascii="inter" w:cs="inter" w:hAnsi="inter" w:eastAsia="inter"/>
            <w:sz w:val="18"/>
            <w:szCs w:val="18"/>
            <w:rtl w:val="0"/>
            <w:lang w:val="fr-FR"/>
          </w:rPr>
          <w:t>.</w:t>
        </w:r>
      </w:ins>
      <w:ins w:id="131" w:date="2026-02-26T14:59:37Z" w:author="Charles">
        <w:r>
          <w:rPr>
            <w:rStyle w:val="Aucun"/>
            <w:rFonts w:ascii="inter" w:cs="inter" w:hAnsi="inter" w:eastAsia="inter"/>
            <w:sz w:val="18"/>
            <w:szCs w:val="18"/>
            <w:rtl w:val="0"/>
            <w:lang w:val="fr-FR"/>
          </w:rPr>
          <w:t>md</w:t>
        </w:r>
      </w:ins>
      <w:ins w:id="132" w:date="2026-02-26T14:38:17Z" w:author="Charles">
        <w:del w:id="133" w:date="2026-02-26T14:59:33Z" w:author="Charles">
          <w:r>
            <w:rPr>
              <w:rStyle w:val="Aucun"/>
              <w:rFonts w:ascii="inter" w:cs="inter" w:hAnsi="inter" w:eastAsia="inter"/>
              <w:sz w:val="18"/>
              <w:szCs w:val="18"/>
              <w:rtl w:val="0"/>
              <w:lang w:val="fr-FR"/>
            </w:rPr>
            <w:delText>txt</w:delText>
          </w:r>
        </w:del>
      </w:ins>
      <w:del w:id="134" w:date="2026-02-26T14:59:33Z" w:author="Charles">
        <w:r>
          <w:rPr>
            <w:rStyle w:val="Aucun"/>
            <w:rFonts w:ascii="inter" w:cs="inter" w:hAnsi="inter" w:eastAsia="inter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docx </w:delText>
        </w:r>
      </w:del>
      <w:bookmarkEnd w:id="127"/>
    </w:p>
    <w:sectPr>
      <w:headerReference w:type="default" r:id="rId4"/>
      <w:footerReference w:type="default" r:id="rId5"/>
      <w:pgSz w:w="12240" w:h="15840" w:orient="portrait"/>
      <w:pgMar w:top="1365" w:right="1365" w:bottom="1365" w:left="1365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inter">
    <w:charset w:val="00"/>
    <w:family w:val="roman"/>
    <w:pitch w:val="default"/>
  </w:font>
  <w:font w:name="ibm plex mono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2 importé"/>
  </w:abstractNum>
  <w:abstractNum w:abstractNumId="3">
    <w:multiLevelType w:val="hybridMultilevel"/>
    <w:styleLink w:val="Style 2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Style 3 importé"/>
  </w:abstractNum>
  <w:abstractNum w:abstractNumId="5">
    <w:multiLevelType w:val="hybridMultilevel"/>
    <w:styleLink w:val="Style 3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Style 4 importé"/>
  </w:abstractNum>
  <w:abstractNum w:abstractNumId="7">
    <w:multiLevelType w:val="hybridMultilevel"/>
    <w:styleLink w:val="Style 4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Style 5 importé"/>
  </w:abstractNum>
  <w:abstractNum w:abstractNumId="9">
    <w:multiLevelType w:val="hybridMultilevel"/>
    <w:styleLink w:val="Style 5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Style 6 importé"/>
  </w:abstractNum>
  <w:abstractNum w:abstractNumId="11">
    <w:multiLevelType w:val="hybridMultilevel"/>
    <w:styleLink w:val="Style 6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Style 7 importé"/>
  </w:abstractNum>
  <w:abstractNum w:abstractNumId="13">
    <w:multiLevelType w:val="hybridMultilevel"/>
    <w:styleLink w:val="Style 7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Style 8 importé"/>
  </w:abstractNum>
  <w:abstractNum w:abstractNumId="15">
    <w:multiLevelType w:val="hybridMultilevel"/>
    <w:styleLink w:val="Style 8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Style 9 importé"/>
  </w:abstractNum>
  <w:abstractNum w:abstractNumId="17">
    <w:multiLevelType w:val="hybridMultilevel"/>
    <w:styleLink w:val="Style 9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Style 10 importé"/>
  </w:abstractNum>
  <w:abstractNum w:abstractNumId="19">
    <w:multiLevelType w:val="hybridMultilevel"/>
    <w:styleLink w:val="Style 10 importé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Style 10 importé.0"/>
  </w:abstractNum>
  <w:abstractNum w:abstractNumId="21">
    <w:multiLevelType w:val="hybridMultilevel"/>
    <w:styleLink w:val="Style 10 importé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15" w:hanging="31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Style 11 importé"/>
  </w:abstractNum>
  <w:abstractNum w:abstractNumId="23">
    <w:multiLevelType w:val="hybridMultilevel"/>
    <w:styleLink w:val="Style 11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Style 12 importé"/>
  </w:abstractNum>
  <w:abstractNum w:abstractNumId="25">
    <w:multiLevelType w:val="hybridMultilevel"/>
    <w:styleLink w:val="Style 12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Style 13 importé"/>
  </w:abstractNum>
  <w:abstractNum w:abstractNumId="27">
    <w:multiLevelType w:val="hybridMultilevel"/>
    <w:styleLink w:val="Style 13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Style 14 importé"/>
  </w:abstractNum>
  <w:abstractNum w:abstractNumId="29">
    <w:multiLevelType w:val="hybridMultilevel"/>
    <w:styleLink w:val="Style 14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Style 15 importé"/>
  </w:abstractNum>
  <w:abstractNum w:abstractNumId="31">
    <w:multiLevelType w:val="hybridMultilevel"/>
    <w:styleLink w:val="Style 15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Style 16 importé"/>
  </w:abstractNum>
  <w:abstractNum w:abstractNumId="33">
    <w:multiLevelType w:val="hybridMultilevel"/>
    <w:styleLink w:val="Style 16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Style 17 importé"/>
  </w:abstractNum>
  <w:abstractNum w:abstractNumId="35">
    <w:multiLevelType w:val="hybridMultilevel"/>
    <w:styleLink w:val="Style 17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Style 18 importé"/>
  </w:abstractNum>
  <w:abstractNum w:abstractNumId="37">
    <w:multiLevelType w:val="hybridMultilevel"/>
    <w:styleLink w:val="Style 18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Style 19 importé"/>
  </w:abstractNum>
  <w:abstractNum w:abstractNumId="39">
    <w:multiLevelType w:val="hybridMultilevel"/>
    <w:styleLink w:val="Style 19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Style 20 importé"/>
  </w:abstractNum>
  <w:abstractNum w:abstractNumId="41">
    <w:multiLevelType w:val="hybridMultilevel"/>
    <w:styleLink w:val="Style 20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Style 21 importé"/>
  </w:abstractNum>
  <w:abstractNum w:abstractNumId="43">
    <w:multiLevelType w:val="hybridMultilevel"/>
    <w:styleLink w:val="Style 21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Style 22 importé"/>
  </w:abstractNum>
  <w:abstractNum w:abstractNumId="45">
    <w:multiLevelType w:val="hybridMultilevel"/>
    <w:styleLink w:val="Style 22 importé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18"/>
    <w:lvlOverride w:ilvl="0">
      <w:startOverride w:val="2"/>
    </w:lvlOverride>
  </w:num>
  <w:num w:numId="24">
    <w:abstractNumId w:val="18"/>
    <w:lvlOverride w:ilvl="0">
      <w:startOverride w:val="3"/>
    </w:lvlOverride>
  </w:num>
  <w:num w:numId="25">
    <w:abstractNumId w:val="23"/>
  </w:num>
  <w:num w:numId="26">
    <w:abstractNumId w:val="22"/>
  </w:num>
  <w:num w:numId="27">
    <w:abstractNumId w:val="25"/>
  </w:num>
  <w:num w:numId="28">
    <w:abstractNumId w:val="24"/>
  </w:num>
  <w:num w:numId="29">
    <w:abstractNumId w:val="27"/>
  </w:num>
  <w:num w:numId="30">
    <w:abstractNumId w:val="26"/>
  </w:num>
  <w:num w:numId="31">
    <w:abstractNumId w:val="29"/>
  </w:num>
  <w:num w:numId="32">
    <w:abstractNumId w:val="28"/>
  </w:num>
  <w:num w:numId="33">
    <w:abstractNumId w:val="31"/>
  </w:num>
  <w:num w:numId="34">
    <w:abstractNumId w:val="30"/>
  </w:num>
  <w:num w:numId="35">
    <w:abstractNumId w:val="33"/>
  </w:num>
  <w:num w:numId="36">
    <w:abstractNumId w:val="32"/>
  </w:num>
  <w:num w:numId="37">
    <w:abstractNumId w:val="35"/>
  </w:num>
  <w:num w:numId="38">
    <w:abstractNumId w:val="34"/>
  </w:num>
  <w:num w:numId="39">
    <w:abstractNumId w:val="37"/>
  </w:num>
  <w:num w:numId="40">
    <w:abstractNumId w:val="36"/>
  </w:num>
  <w:num w:numId="41">
    <w:abstractNumId w:val="39"/>
  </w:num>
  <w:num w:numId="42">
    <w:abstractNumId w:val="38"/>
  </w:num>
  <w:num w:numId="43">
    <w:abstractNumId w:val="41"/>
  </w:num>
  <w:num w:numId="44">
    <w:abstractNumId w:val="40"/>
  </w:num>
  <w:num w:numId="45">
    <w:abstractNumId w:val="43"/>
  </w:num>
  <w:num w:numId="46">
    <w:abstractNumId w:val="42"/>
  </w:num>
  <w:num w:numId="47">
    <w:abstractNumId w:val="45"/>
  </w:num>
  <w:num w:numId="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 A">
    <w:name w:val="Corps A"/>
    <w:next w:val="Corps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Georgia" w:cs="Arial Unicode MS" w:hAnsi="Georg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es-ES_tradnl"/>
    </w:rPr>
  </w:style>
  <w:style w:type="character" w:styleId="Hyperlink.0">
    <w:name w:val="Hyperlink.0"/>
    <w:basedOn w:val="Aucun"/>
    <w:next w:val="Hyperlink.0"/>
    <w:rPr>
      <w:rFonts w:ascii="inter" w:cs="inter" w:hAnsi="inter" w:eastAsia="inter"/>
      <w:outline w:val="0"/>
      <w:color w:val="000000"/>
      <w:u w:val="single" w:color="000000"/>
      <w:vertAlign w:val="superscript"/>
      <w:lang w:val="pt-PT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character" w:styleId="Hyperlink.1">
    <w:name w:val="Hyperlink.1"/>
    <w:basedOn w:val="Aucun"/>
    <w:next w:val="Hyperlink.1"/>
    <w:rPr>
      <w:rFonts w:ascii="inter" w:cs="inter" w:hAnsi="inter" w:eastAsia="inter"/>
      <w:u w:val="single"/>
      <w:vertAlign w:val="superscript"/>
      <w:lang w:val="pt-PT"/>
    </w:rPr>
  </w:style>
  <w:style w:type="numbering" w:styleId="Style 2 importé">
    <w:name w:val="Style 2 importé"/>
    <w:pPr>
      <w:numPr>
        <w:numId w:val="3"/>
      </w:numPr>
    </w:pPr>
  </w:style>
  <w:style w:type="numbering" w:styleId="Style 3 importé">
    <w:name w:val="Style 3 importé"/>
    <w:pPr>
      <w:numPr>
        <w:numId w:val="5"/>
      </w:numPr>
    </w:pPr>
  </w:style>
  <w:style w:type="numbering" w:styleId="Style 4 importé">
    <w:name w:val="Style 4 importé"/>
    <w:pPr>
      <w:numPr>
        <w:numId w:val="7"/>
      </w:numPr>
    </w:pPr>
  </w:style>
  <w:style w:type="numbering" w:styleId="Style 5 importé">
    <w:name w:val="Style 5 importé"/>
    <w:pPr>
      <w:numPr>
        <w:numId w:val="9"/>
      </w:numPr>
    </w:pPr>
  </w:style>
  <w:style w:type="numbering" w:styleId="Style 6 importé">
    <w:name w:val="Style 6 importé"/>
    <w:pPr>
      <w:numPr>
        <w:numId w:val="11"/>
      </w:numPr>
    </w:pPr>
  </w:style>
  <w:style w:type="numbering" w:styleId="Style 7 importé">
    <w:name w:val="Style 7 importé"/>
    <w:pPr>
      <w:numPr>
        <w:numId w:val="13"/>
      </w:numPr>
    </w:pPr>
  </w:style>
  <w:style w:type="numbering" w:styleId="Style 8 importé">
    <w:name w:val="Style 8 importé"/>
    <w:pPr>
      <w:numPr>
        <w:numId w:val="15"/>
      </w:numPr>
    </w:pPr>
  </w:style>
  <w:style w:type="numbering" w:styleId="Style 9 importé">
    <w:name w:val="Style 9 importé"/>
    <w:pPr>
      <w:numPr>
        <w:numId w:val="17"/>
      </w:numPr>
    </w:pPr>
  </w:style>
  <w:style w:type="numbering" w:styleId="Style 10 importé">
    <w:name w:val="Style 10 importé"/>
    <w:pPr>
      <w:numPr>
        <w:numId w:val="19"/>
      </w:numPr>
    </w:pPr>
  </w:style>
  <w:style w:type="numbering" w:styleId="Style 10 importé.0">
    <w:name w:val="Style 10 importé.0"/>
    <w:pPr>
      <w:numPr>
        <w:numId w:val="21"/>
      </w:numPr>
    </w:pPr>
  </w:style>
  <w:style w:type="numbering" w:styleId="Style 11 importé">
    <w:name w:val="Style 11 importé"/>
    <w:pPr>
      <w:numPr>
        <w:numId w:val="25"/>
      </w:numPr>
    </w:pPr>
  </w:style>
  <w:style w:type="numbering" w:styleId="Style 12 importé">
    <w:name w:val="Style 12 importé"/>
    <w:pPr>
      <w:numPr>
        <w:numId w:val="27"/>
      </w:numPr>
    </w:pPr>
  </w:style>
  <w:style w:type="numbering" w:styleId="Style 13 importé">
    <w:name w:val="Style 13 importé"/>
    <w:pPr>
      <w:numPr>
        <w:numId w:val="29"/>
      </w:numPr>
    </w:pPr>
  </w:style>
  <w:style w:type="numbering" w:styleId="Style 14 importé">
    <w:name w:val="Style 14 importé"/>
    <w:pPr>
      <w:numPr>
        <w:numId w:val="31"/>
      </w:numPr>
    </w:pPr>
  </w:style>
  <w:style w:type="numbering" w:styleId="Style 15 importé">
    <w:name w:val="Style 15 importé"/>
    <w:pPr>
      <w:numPr>
        <w:numId w:val="33"/>
      </w:numPr>
    </w:pPr>
  </w:style>
  <w:style w:type="numbering" w:styleId="Style 16 importé">
    <w:name w:val="Style 16 importé"/>
    <w:pPr>
      <w:numPr>
        <w:numId w:val="35"/>
      </w:numPr>
    </w:pPr>
  </w:style>
  <w:style w:type="numbering" w:styleId="Style 17 importé">
    <w:name w:val="Style 17 importé"/>
    <w:pPr>
      <w:numPr>
        <w:numId w:val="37"/>
      </w:numPr>
    </w:pPr>
  </w:style>
  <w:style w:type="numbering" w:styleId="Style 18 importé">
    <w:name w:val="Style 18 importé"/>
    <w:pPr>
      <w:numPr>
        <w:numId w:val="39"/>
      </w:numPr>
    </w:pPr>
  </w:style>
  <w:style w:type="numbering" w:styleId="Style 19 importé">
    <w:name w:val="Style 19 importé"/>
    <w:pPr>
      <w:numPr>
        <w:numId w:val="41"/>
      </w:numPr>
    </w:pPr>
  </w:style>
  <w:style w:type="numbering" w:styleId="Style 20 importé">
    <w:name w:val="Style 20 importé"/>
    <w:pPr>
      <w:numPr>
        <w:numId w:val="43"/>
      </w:numPr>
    </w:pPr>
  </w:style>
  <w:style w:type="numbering" w:styleId="Style 21 importé">
    <w:name w:val="Style 21 importé"/>
    <w:pPr>
      <w:numPr>
        <w:numId w:val="45"/>
      </w:numPr>
    </w:pPr>
  </w:style>
  <w:style w:type="numbering" w:styleId="Style 22 importé">
    <w:name w:val="Style 22 importé"/>
    <w:pPr>
      <w:numPr>
        <w:numId w:val="4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