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spacing w:after="0" w:line="360" w:lineRule="auto"/>
        <w:rPr>
          <w:del w:id="0" w:date="2026-06-02T10:48:15Z" w:author="Charles"/>
        </w:rPr>
      </w:pPr>
    </w:p>
    <w:p>
      <w:pPr>
        <w:pStyle w:val="Corps"/>
        <w:spacing w:before="157" w:after="157" w:line="270" w:lineRule="auto"/>
        <w:rPr>
          <w:del w:id="1" w:date="2026-06-02T10:48:15Z" w:author="Charles"/>
        </w:rPr>
      </w:pPr>
      <w:bookmarkStart w:name="ok_fait_moi_un_mail_de_présentati_e5a1c4" w:id="2"/>
      <w:del w:id="3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ok, fait moi un mail de pr</w:delText>
        </w:r>
      </w:del>
      <w:del w:id="4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é</w:delText>
        </w:r>
      </w:del>
      <w:del w:id="5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sentation </w:delText>
        </w:r>
      </w:del>
      <w:del w:id="6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à </w:delText>
        </w:r>
      </w:del>
      <w:del w:id="7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sz w:val="39"/>
            <w:szCs w:val="39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mon cto de ce lot 7, sachant que je lui ai transmis la production d'hier lundi.</w:delText>
        </w:r>
      </w:del>
      <w:bookmarkEnd w:id="2"/>
    </w:p>
    <w:p>
      <w:pPr>
        <w:pStyle w:val="Corps"/>
        <w:spacing w:after="210" w:line="360" w:lineRule="auto"/>
        <w:rPr>
          <w:del w:id="8" w:date="2026-06-02T10:48:15Z" w:author="Charles"/>
        </w:rPr>
      </w:pPr>
      <w:del w:id="9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Objet : Lot 7 Hugo </w:delText>
        </w:r>
      </w:del>
      <w:del w:id="10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– </w:delText>
        </w:r>
      </w:del>
      <w:del w:id="11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Moteur d</w:delText>
        </w:r>
      </w:del>
      <w:del w:id="12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’é</w:delText>
        </w:r>
      </w:del>
      <w:del w:id="13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valuation dialogu</w:delText>
        </w:r>
      </w:del>
      <w:del w:id="14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é</w:delText>
        </w:r>
      </w:del>
      <w:del w:id="15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it-IT"/>
            <w14:textFill>
              <w14:solidFill>
                <w14:srgbClr w14:val="000000"/>
              </w14:solidFill>
            </w14:textFill>
          </w:rPr>
          <w:delText>e (compl</w:delText>
        </w:r>
      </w:del>
      <w:del w:id="16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é</w:delText>
        </w:r>
      </w:del>
      <w:del w:id="17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ment </w:delText>
        </w:r>
      </w:del>
      <w:del w:id="18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à </w:delText>
        </w:r>
      </w:del>
      <w:del w:id="19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14:textFill>
              <w14:solidFill>
                <w14:srgbClr w14:val="000000"/>
              </w14:solidFill>
            </w14:textFill>
          </w:rPr>
          <w:delText>la prod d</w:delText>
        </w:r>
      </w:del>
      <w:del w:id="20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’</w:delText>
        </w:r>
      </w:del>
      <w:del w:id="21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de-DE"/>
            <w14:textFill>
              <w14:solidFill>
                <w14:srgbClr w14:val="000000"/>
              </w14:solidFill>
            </w14:textFill>
          </w:rPr>
          <w:delText>hier)</w:delText>
        </w:r>
      </w:del>
    </w:p>
    <w:p>
      <w:pPr>
        <w:pStyle w:val="Corps"/>
        <w:spacing w:after="210" w:line="360" w:lineRule="auto"/>
        <w:rPr>
          <w:del w:id="22" w:date="2026-06-02T10:48:15Z" w:author="Charles"/>
        </w:rPr>
      </w:pPr>
      <w:del w:id="23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pt-PT"/>
            <w14:textFill>
              <w14:solidFill>
                <w14:srgbClr w14:val="000000"/>
              </w14:solidFill>
            </w14:textFill>
          </w:rPr>
          <w:delText>Salut [Pr</w:delText>
        </w:r>
      </w:del>
      <w:del w:id="24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é</w:delText>
        </w:r>
      </w:del>
      <w:del w:id="25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nom du CTO],</w:delText>
        </w:r>
      </w:del>
    </w:p>
    <w:p>
      <w:pPr>
        <w:pStyle w:val="Corps"/>
        <w:spacing w:after="210" w:line="360" w:lineRule="auto"/>
        <w:rPr>
          <w:del w:id="26" w:date="2026-06-02T10:48:15Z" w:author="Charles"/>
        </w:rPr>
      </w:pPr>
      <w:del w:id="27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Je te partage la spec d</w:delText>
        </w:r>
      </w:del>
      <w:del w:id="28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’</w:delText>
        </w:r>
      </w:del>
      <w:del w:id="29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un nouveau lot </w:delText>
        </w:r>
      </w:del>
      <w:del w:id="30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“</w:delText>
        </w:r>
      </w:del>
      <w:del w:id="31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 xml:space="preserve">LOT 7 </w:delText>
        </w:r>
      </w:del>
      <w:del w:id="32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– </w:delText>
        </w:r>
      </w:del>
      <w:del w:id="33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Moteur de co</w:delText>
        </w:r>
      </w:del>
      <w:del w:id="34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‑</w:delText>
        </w:r>
      </w:del>
      <w:del w:id="35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construction du r</w:delText>
        </w:r>
      </w:del>
      <w:del w:id="36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é</w:delText>
        </w:r>
      </w:del>
      <w:del w:id="37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cap et de l</w:delText>
        </w:r>
      </w:del>
      <w:del w:id="38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’é</w:delText>
        </w:r>
      </w:del>
      <w:del w:id="39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valuation</w:delText>
        </w:r>
      </w:del>
      <w:del w:id="40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”</w:delText>
        </w:r>
      </w:del>
      <w:del w:id="41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, qui compl</w:delText>
        </w:r>
      </w:del>
      <w:del w:id="42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è</w:delText>
        </w:r>
      </w:del>
      <w:del w:id="43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it-IT"/>
            <w14:textFill>
              <w14:solidFill>
                <w14:srgbClr w14:val="000000"/>
              </w14:solidFill>
            </w14:textFill>
          </w:rPr>
          <w:delText>te le pack 0</w:delText>
        </w:r>
      </w:del>
      <w:del w:id="44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–</w:delText>
        </w:r>
      </w:del>
      <w:del w:id="45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6 que je t</w:delText>
        </w:r>
      </w:del>
      <w:del w:id="46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’</w:delText>
        </w:r>
      </w:del>
      <w:del w:id="47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14:textFill>
              <w14:solidFill>
                <w14:srgbClr w14:val="000000"/>
              </w14:solidFill>
            </w14:textFill>
          </w:rPr>
          <w:delText>ai transmis hier.</w:delText>
        </w:r>
      </w:del>
      <w:del w:id="48" w:date="2026-06-02T10:48:15Z" w:author="Charles">
        <w:r>
          <w:rPr>
            <w:rStyle w:val="Hyperlink.0"/>
          </w:rPr>
          <w:fldChar w:fldCharType="begin" w:fldLock="0"/>
        </w:r>
      </w:del>
      <w:del w:id="49" w:date="2026-06-02T10:48:15Z" w:author="Charles">
        <w:r>
          <w:rPr>
            <w:rStyle w:val="Hyperlink.0"/>
          </w:rPr>
          <w:delInstrText xml:space="preserve"> HYPERLINK \l "fn1" </w:delInstrText>
        </w:r>
      </w:del>
      <w:del w:id="50" w:date="2026-06-02T10:48:15Z" w:author="Charles">
        <w:r>
          <w:rPr>
            <w:rStyle w:val="Hyperlink.0"/>
          </w:rPr>
          <w:fldChar w:fldCharType="separate" w:fldLock="0"/>
        </w:r>
      </w:del>
      <w:bookmarkStart w:name="fnref1" w:id="51"/>
      <w:bookmarkEnd w:id="51"/>
      <w:del w:id="52" w:date="2026-06-02T10:48:15Z" w:author="Charles">
        <w:r>
          <w:rPr>
            <w:rStyle w:val="Hyperlink.0"/>
            <w:rtl w:val="0"/>
            <w:lang w:val="pt-PT"/>
          </w:rPr>
          <w:delText>[</w:delText>
        </w:r>
      </w:del>
      <w:del w:id="53" w:date="2026-06-02T10:48:15Z" w:author="Charles">
        <w:r>
          <w:rPr>
            <w:rStyle w:val="Hyperlink.0"/>
            <w:rtl w:val="0"/>
            <w:lang w:val="pt-PT"/>
          </w:rPr>
          <w:delText>1]</w:delText>
        </w:r>
      </w:del>
      <w:del w:id="54" w:date="2026-06-02T10:48:15Z" w:author="Charles">
        <w:r>
          <w:rPr/>
          <w:fldChar w:fldCharType="end" w:fldLock="0"/>
        </w:r>
      </w:del>
    </w:p>
    <w:p>
      <w:pPr>
        <w:pStyle w:val="Corps"/>
        <w:spacing w:after="210" w:line="360" w:lineRule="auto"/>
        <w:rPr>
          <w:del w:id="55" w:date="2026-06-02T10:48:15Z" w:author="Charles"/>
        </w:rPr>
      </w:pPr>
      <w:del w:id="56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14:textFill>
              <w14:solidFill>
                <w14:srgbClr w14:val="000000"/>
              </w14:solidFill>
            </w14:textFill>
          </w:rPr>
          <w:delText>L</w:delText>
        </w:r>
      </w:del>
      <w:del w:id="57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’</w:delText>
        </w:r>
      </w:del>
      <w:del w:id="58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14:textFill>
              <w14:solidFill>
                <w14:srgbClr w14:val="000000"/>
              </w14:solidFill>
            </w14:textFill>
          </w:rPr>
          <w:delText>id</w:delText>
        </w:r>
      </w:del>
      <w:del w:id="59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é</w:delText>
        </w:r>
      </w:del>
      <w:del w:id="60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e est de transformer ce qu</w:delText>
        </w:r>
      </w:del>
      <w:del w:id="61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’</w:delText>
        </w:r>
      </w:del>
      <w:del w:id="62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on avait commenc</w:delText>
        </w:r>
      </w:del>
      <w:del w:id="63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é à </w:delText>
        </w:r>
      </w:del>
      <w:del w:id="64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esquisser comme </w:delText>
        </w:r>
      </w:del>
      <w:del w:id="65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“</w:delText>
        </w:r>
      </w:del>
      <w:del w:id="66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 xml:space="preserve">phase </w:delText>
        </w:r>
      </w:del>
      <w:del w:id="67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é</w:delText>
        </w:r>
      </w:del>
      <w:del w:id="68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valuation / r</w:delText>
        </w:r>
      </w:del>
      <w:del w:id="69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é</w:delText>
        </w:r>
      </w:del>
      <w:del w:id="70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cap / partage tuteur</w:delText>
        </w:r>
      </w:del>
      <w:del w:id="71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” </w:delText>
        </w:r>
      </w:del>
      <w:del w:id="72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en un lot propre, align</w:delText>
        </w:r>
      </w:del>
      <w:del w:id="73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é </w:delText>
        </w:r>
      </w:del>
      <w:del w:id="74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avec les contraintes existantes : noyau P0 gel, progression LOT 1, postures LOT 3, base de connaissances formateur LOT 5 et observabilit</w:delText>
        </w:r>
      </w:del>
      <w:del w:id="75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é </w:delText>
        </w:r>
      </w:del>
      <w:del w:id="76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14:textFill>
              <w14:solidFill>
                <w14:srgbClr w14:val="000000"/>
              </w14:solidFill>
            </w14:textFill>
          </w:rPr>
          <w:delText>LOT 6.</w:delText>
        </w:r>
      </w:del>
      <w:del w:id="77" w:date="2026-06-02T10:48:15Z" w:author="Charles">
        <w:r>
          <w:rPr>
            <w:rStyle w:val="Hyperlink.0"/>
          </w:rPr>
          <w:fldChar w:fldCharType="begin" w:fldLock="0"/>
        </w:r>
      </w:del>
      <w:del w:id="78" w:date="2026-06-02T10:48:15Z" w:author="Charles">
        <w:r>
          <w:rPr>
            <w:rStyle w:val="Hyperlink.0"/>
          </w:rPr>
          <w:delInstrText xml:space="preserve"> HYPERLINK \l "fn2" </w:delInstrText>
        </w:r>
      </w:del>
      <w:del w:id="79" w:date="2026-06-02T10:48:15Z" w:author="Charles">
        <w:r>
          <w:rPr>
            <w:rStyle w:val="Hyperlink.0"/>
          </w:rPr>
          <w:fldChar w:fldCharType="separate" w:fldLock="0"/>
        </w:r>
      </w:del>
      <w:bookmarkStart w:name="fnref2" w:id="80"/>
      <w:bookmarkEnd w:id="80"/>
      <w:del w:id="81" w:date="2026-06-02T10:48:15Z" w:author="Charles">
        <w:r>
          <w:rPr>
            <w:rStyle w:val="Hyperlink.0"/>
            <w:rtl w:val="0"/>
            <w:lang w:val="pt-PT"/>
          </w:rPr>
          <w:delText>[</w:delText>
        </w:r>
      </w:del>
      <w:del w:id="82" w:date="2026-06-02T10:48:15Z" w:author="Charles">
        <w:r>
          <w:rPr>
            <w:rStyle w:val="Hyperlink.0"/>
            <w:rtl w:val="0"/>
            <w:lang w:val="pt-PT"/>
          </w:rPr>
          <w:delText>2]</w:delText>
        </w:r>
      </w:del>
      <w:del w:id="83" w:date="2026-06-02T10:48:15Z" w:author="Charles">
        <w:r>
          <w:rPr/>
          <w:fldChar w:fldCharType="end" w:fldLock="0"/>
        </w:r>
      </w:del>
      <w:del w:id="84" w:date="2026-06-02T10:48:15Z" w:author="Charles">
        <w:r>
          <w:rPr>
            <w:rStyle w:val="Hyperlink.0"/>
          </w:rPr>
          <w:fldChar w:fldCharType="begin" w:fldLock="0"/>
        </w:r>
      </w:del>
      <w:del w:id="85" w:date="2026-06-02T10:48:15Z" w:author="Charles">
        <w:r>
          <w:rPr>
            <w:rStyle w:val="Hyperlink.0"/>
          </w:rPr>
          <w:delInstrText xml:space="preserve"> HYPERLINK \l "fn3" </w:delInstrText>
        </w:r>
      </w:del>
      <w:del w:id="86" w:date="2026-06-02T10:48:15Z" w:author="Charles">
        <w:r>
          <w:rPr>
            <w:rStyle w:val="Hyperlink.0"/>
          </w:rPr>
          <w:fldChar w:fldCharType="separate" w:fldLock="0"/>
        </w:r>
      </w:del>
      <w:bookmarkStart w:name="fnref3" w:id="87"/>
      <w:bookmarkEnd w:id="87"/>
      <w:del w:id="88" w:date="2026-06-02T10:48:15Z" w:author="Charles">
        <w:r>
          <w:rPr>
            <w:rStyle w:val="Hyperlink.0"/>
            <w:rtl w:val="0"/>
            <w:lang w:val="pt-PT"/>
          </w:rPr>
          <w:delText>[</w:delText>
        </w:r>
      </w:del>
      <w:del w:id="89" w:date="2026-06-02T10:48:15Z" w:author="Charles">
        <w:r>
          <w:rPr>
            <w:rStyle w:val="Hyperlink.0"/>
            <w:rtl w:val="0"/>
            <w:lang w:val="pt-PT"/>
          </w:rPr>
          <w:delText>3]</w:delText>
        </w:r>
      </w:del>
      <w:del w:id="90" w:date="2026-06-02T10:48:15Z" w:author="Charles">
        <w:r>
          <w:rPr/>
          <w:fldChar w:fldCharType="end" w:fldLock="0"/>
        </w:r>
      </w:del>
      <w:del w:id="91" w:date="2026-06-02T10:48:15Z" w:author="Charles">
        <w:r>
          <w:rPr>
            <w:rStyle w:val="Hyperlink.0"/>
          </w:rPr>
          <w:fldChar w:fldCharType="begin" w:fldLock="0"/>
        </w:r>
      </w:del>
      <w:del w:id="92" w:date="2026-06-02T10:48:15Z" w:author="Charles">
        <w:r>
          <w:rPr>
            <w:rStyle w:val="Hyperlink.0"/>
          </w:rPr>
          <w:delInstrText xml:space="preserve"> HYPERLINK \l "fn4" </w:delInstrText>
        </w:r>
      </w:del>
      <w:del w:id="93" w:date="2026-06-02T10:48:15Z" w:author="Charles">
        <w:r>
          <w:rPr>
            <w:rStyle w:val="Hyperlink.0"/>
          </w:rPr>
          <w:fldChar w:fldCharType="separate" w:fldLock="0"/>
        </w:r>
      </w:del>
      <w:bookmarkStart w:name="fnref4" w:id="94"/>
      <w:bookmarkEnd w:id="94"/>
      <w:del w:id="95" w:date="2026-06-02T10:48:15Z" w:author="Charles">
        <w:r>
          <w:rPr>
            <w:rStyle w:val="Hyperlink.0"/>
            <w:rtl w:val="0"/>
            <w:lang w:val="pt-PT"/>
          </w:rPr>
          <w:delText>[</w:delText>
        </w:r>
      </w:del>
      <w:del w:id="96" w:date="2026-06-02T10:48:15Z" w:author="Charles">
        <w:r>
          <w:rPr>
            <w:rStyle w:val="Hyperlink.0"/>
            <w:rtl w:val="0"/>
            <w:lang w:val="pt-PT"/>
          </w:rPr>
          <w:delText>4]</w:delText>
        </w:r>
      </w:del>
      <w:del w:id="97" w:date="2026-06-02T10:48:15Z" w:author="Charles">
        <w:r>
          <w:rPr/>
          <w:fldChar w:fldCharType="end" w:fldLock="0"/>
        </w:r>
      </w:del>
      <w:del w:id="98" w:date="2026-06-02T10:48:15Z" w:author="Charles">
        <w:r>
          <w:rPr>
            <w:rStyle w:val="Hyperlink.0"/>
          </w:rPr>
          <w:fldChar w:fldCharType="begin" w:fldLock="0"/>
        </w:r>
      </w:del>
      <w:del w:id="99" w:date="2026-06-02T10:48:15Z" w:author="Charles">
        <w:r>
          <w:rPr>
            <w:rStyle w:val="Hyperlink.0"/>
          </w:rPr>
          <w:delInstrText xml:space="preserve"> HYPERLINK \l "fn5" </w:delInstrText>
        </w:r>
      </w:del>
      <w:del w:id="100" w:date="2026-06-02T10:48:15Z" w:author="Charles">
        <w:r>
          <w:rPr>
            <w:rStyle w:val="Hyperlink.0"/>
          </w:rPr>
          <w:fldChar w:fldCharType="separate" w:fldLock="0"/>
        </w:r>
      </w:del>
      <w:bookmarkStart w:name="fnref5" w:id="101"/>
      <w:bookmarkEnd w:id="101"/>
      <w:del w:id="102" w:date="2026-06-02T10:48:15Z" w:author="Charles">
        <w:r>
          <w:rPr>
            <w:rStyle w:val="Hyperlink.0"/>
            <w:rtl w:val="0"/>
            <w:lang w:val="pt-PT"/>
          </w:rPr>
          <w:delText>[</w:delText>
        </w:r>
      </w:del>
      <w:del w:id="103" w:date="2026-06-02T10:48:15Z" w:author="Charles">
        <w:r>
          <w:rPr>
            <w:rStyle w:val="Hyperlink.0"/>
            <w:rtl w:val="0"/>
            <w:lang w:val="pt-PT"/>
          </w:rPr>
          <w:delText>5]</w:delText>
        </w:r>
      </w:del>
      <w:del w:id="104" w:date="2026-06-02T10:48:15Z" w:author="Charles">
        <w:r>
          <w:rPr/>
          <w:fldChar w:fldCharType="end" w:fldLock="0"/>
        </w:r>
      </w:del>
      <w:del w:id="105" w:date="2026-06-02T10:48:15Z" w:author="Charles">
        <w:r>
          <w:rPr>
            <w:rStyle w:val="Hyperlink.0"/>
          </w:rPr>
          <w:fldChar w:fldCharType="begin" w:fldLock="0"/>
        </w:r>
      </w:del>
      <w:del w:id="106" w:date="2026-06-02T10:48:15Z" w:author="Charles">
        <w:r>
          <w:rPr>
            <w:rStyle w:val="Hyperlink.0"/>
          </w:rPr>
          <w:delInstrText xml:space="preserve"> HYPERLINK \l "fn1" </w:delInstrText>
        </w:r>
      </w:del>
      <w:del w:id="107" w:date="2026-06-02T10:48:15Z" w:author="Charles">
        <w:r>
          <w:rPr>
            <w:rStyle w:val="Hyperlink.0"/>
          </w:rPr>
          <w:fldChar w:fldCharType="separate" w:fldLock="0"/>
        </w:r>
      </w:del>
      <w:bookmarkStart w:name="fnref1_1" w:id="108"/>
      <w:bookmarkEnd w:id="108"/>
      <w:del w:id="109" w:date="2026-06-02T10:48:15Z" w:author="Charles">
        <w:r>
          <w:rPr>
            <w:rStyle w:val="Hyperlink.0"/>
            <w:rtl w:val="0"/>
            <w:lang w:val="pt-PT"/>
          </w:rPr>
          <w:delText>[</w:delText>
        </w:r>
      </w:del>
      <w:del w:id="110" w:date="2026-06-02T10:48:15Z" w:author="Charles">
        <w:r>
          <w:rPr>
            <w:rStyle w:val="Hyperlink.0"/>
            <w:rtl w:val="0"/>
            <w:lang w:val="pt-PT"/>
          </w:rPr>
          <w:delText>1]</w:delText>
        </w:r>
      </w:del>
      <w:del w:id="111" w:date="2026-06-02T10:48:15Z" w:author="Charles">
        <w:r>
          <w:rPr/>
          <w:fldChar w:fldCharType="end" w:fldLock="0"/>
        </w:r>
      </w:del>
    </w:p>
    <w:p>
      <w:pPr>
        <w:pStyle w:val="Corps"/>
        <w:spacing w:after="210" w:line="360" w:lineRule="auto"/>
        <w:rPr>
          <w:del w:id="112" w:date="2026-06-02T10:48:15Z" w:author="Charles"/>
        </w:rPr>
      </w:pPr>
      <w:del w:id="113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En deux phrases :</w:delText>
        </w:r>
      </w:del>
    </w:p>
    <w:p>
      <w:pPr>
        <w:pStyle w:val="Corps"/>
        <w:numPr>
          <w:ilvl w:val="0"/>
          <w:numId w:val="2"/>
        </w:numPr>
        <w:spacing w:before="105" w:after="105" w:line="360" w:lineRule="auto"/>
        <w:rPr>
          <w:lang w:val="fr-FR"/>
        </w:rPr>
      </w:pPr>
      <w:del w:id="114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on ajoute un </w:delText>
        </w:r>
      </w:del>
      <w:del w:id="115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moteur d</w:delText>
        </w:r>
      </w:del>
      <w:del w:id="116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’é</w:delText>
        </w:r>
      </w:del>
      <w:del w:id="117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valuation dialogu</w:delText>
        </w:r>
      </w:del>
      <w:del w:id="118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é</w:delText>
        </w:r>
      </w:del>
      <w:del w:id="119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14:textFill>
              <w14:solidFill>
                <w14:srgbClr w14:val="000000"/>
              </w14:solidFill>
            </w14:textFill>
          </w:rPr>
          <w:delText>e</w:delText>
        </w:r>
      </w:del>
      <w:del w:id="120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it-IT"/>
            <w14:textFill>
              <w14:solidFill>
                <w14:srgbClr w14:val="000000"/>
              </w14:solidFill>
            </w14:textFill>
          </w:rPr>
          <w:delText>, branch</w:delText>
        </w:r>
      </w:del>
      <w:del w:id="121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é </w:delText>
        </w:r>
      </w:del>
      <w:del w:id="122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sur </w:delText>
        </w:r>
      </w:del>
      <w:del w:id="123" w:date="2026-06-02T10:48:15Z" w:author="Charles">
        <w:r>
          <w:rPr>
            <w:rStyle w:val="Aucun"/>
            <w:rFonts w:ascii="Menlo Regular" w:hAnsi="Menlo Regular"/>
            <w:outline w:val="0"/>
            <w:color w:val="000000"/>
            <w:sz w:val="18"/>
            <w:szCs w:val="18"/>
            <w:u w:color="000000"/>
            <w:shd w:val="clear" w:color="auto" w:fill="f8f8fa"/>
            <w:rtl w:val="0"/>
            <w:lang w:val="fr-FR"/>
            <w14:textFill>
              <w14:solidFill>
                <w14:srgbClr w14:val="000000"/>
              </w14:solidFill>
            </w14:textFill>
          </w:rPr>
          <w:delText>ConversationProgress</w:delText>
        </w:r>
      </w:del>
      <w:del w:id="124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 et les connaissances formateur, sans toucher </w:delText>
        </w:r>
      </w:del>
      <w:del w:id="125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à </w:delText>
        </w:r>
      </w:del>
      <w:del w:id="126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P0 ;</w:delText>
        </w:r>
      </w:del>
    </w:p>
    <w:p>
      <w:pPr>
        <w:pStyle w:val="Corps"/>
        <w:numPr>
          <w:ilvl w:val="0"/>
          <w:numId w:val="2"/>
        </w:numPr>
        <w:spacing w:before="105" w:after="105" w:line="360" w:lineRule="auto"/>
        <w:rPr>
          <w:lang w:val="fr-FR"/>
        </w:rPr>
      </w:pPr>
      <w:del w:id="127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on encadre </w:delText>
        </w:r>
      </w:del>
      <w:del w:id="128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ç</w:delText>
        </w:r>
      </w:del>
      <w:del w:id="129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a par des </w:delText>
        </w:r>
      </w:del>
      <w:del w:id="130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prompts </w:delText>
        </w:r>
      </w:del>
      <w:del w:id="131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é</w:delText>
        </w:r>
      </w:del>
      <w:del w:id="132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es-ES_tradnl"/>
            <w14:textFill>
              <w14:solidFill>
                <w14:srgbClr w14:val="000000"/>
              </w14:solidFill>
            </w14:textFill>
          </w:rPr>
          <w:delText>ditables par superadmin</w:delText>
        </w:r>
      </w:del>
      <w:del w:id="133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, une </w:delText>
        </w:r>
      </w:del>
      <w:del w:id="134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politique d</w:delText>
        </w:r>
      </w:del>
      <w:del w:id="135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’é</w:delText>
        </w:r>
      </w:del>
      <w:del w:id="136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valuation configurable par le formateur/orgadmin</w:delText>
        </w:r>
      </w:del>
      <w:del w:id="137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, et un </w:delText>
        </w:r>
      </w:del>
      <w:del w:id="138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14:textFill>
              <w14:solidFill>
                <w14:srgbClr w14:val="000000"/>
              </w14:solidFill>
            </w14:textFill>
          </w:rPr>
          <w:delText>mod</w:delText>
        </w:r>
      </w:del>
      <w:del w:id="139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è</w:delText>
        </w:r>
      </w:del>
      <w:del w:id="140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le d</w:delText>
        </w:r>
      </w:del>
      <w:del w:id="141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’é</w:delText>
        </w:r>
      </w:del>
      <w:del w:id="142" w:date="2026-06-02T10:48:15Z" w:author="Charles">
        <w:r>
          <w:rPr>
            <w:rStyle w:val="Aucun"/>
            <w:rFonts w:ascii="source serif 4" w:cs="source serif 4" w:hAnsi="source serif 4" w:eastAsia="source serif 4"/>
            <w:b w:val="1"/>
            <w:bCs w:val="1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valuation apprenant</w:delText>
        </w:r>
      </w:del>
      <w:del w:id="143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 exploitable c</w:delText>
        </w:r>
      </w:del>
      <w:del w:id="144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ô</w:delText>
        </w:r>
      </w:del>
      <w:del w:id="145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14:textFill>
              <w14:solidFill>
                <w14:srgbClr w14:val="000000"/>
              </w14:solidFill>
            </w14:textFill>
          </w:rPr>
          <w:delText>t</w:delText>
        </w:r>
      </w:del>
      <w:del w:id="146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é </w:delText>
        </w:r>
      </w:del>
      <w:del w:id="147" w:date="2026-06-02T10:48:15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tuteur et pour les exports.</w:delText>
        </w:r>
      </w:del>
      <w:del w:id="148" w:date="2026-06-02T10:48:15Z" w:author="Charles">
        <w:r>
          <w:rPr>
            <w:rStyle w:val="Hyperlink.0"/>
          </w:rPr>
          <w:fldChar w:fldCharType="begin" w:fldLock="0"/>
        </w:r>
      </w:del>
      <w:del w:id="149" w:date="2026-06-02T10:48:15Z" w:author="Charles">
        <w:r>
          <w:rPr>
            <w:rStyle w:val="Hyperlink.0"/>
          </w:rPr>
          <w:delInstrText xml:space="preserve"> HYPERLINK \l "fn1" </w:delInstrText>
        </w:r>
      </w:del>
      <w:del w:id="150" w:date="2026-06-02T10:48:15Z" w:author="Charles">
        <w:r>
          <w:rPr>
            <w:rStyle w:val="Hyperlink.0"/>
          </w:rPr>
          <w:fldChar w:fldCharType="separate" w:fldLock="0"/>
        </w:r>
      </w:del>
      <w:bookmarkStart w:name="fnref1_2" w:id="151"/>
      <w:bookmarkEnd w:id="151"/>
      <w:del w:id="152" w:date="2026-06-02T10:48:15Z" w:author="Charles">
        <w:r>
          <w:rPr>
            <w:rStyle w:val="Hyperlink.0"/>
            <w:rtl w:val="0"/>
            <w:lang w:val="pt-PT"/>
          </w:rPr>
          <w:delText>[</w:delText>
        </w:r>
      </w:del>
      <w:del w:id="153" w:date="2026-06-02T10:48:15Z" w:author="Charles">
        <w:r>
          <w:rPr>
            <w:rStyle w:val="Hyperlink.0"/>
            <w:rtl w:val="0"/>
            <w:lang w:val="pt-PT"/>
          </w:rPr>
          <w:delText>1]</w:delText>
        </w:r>
      </w:del>
      <w:del w:id="154" w:date="2026-06-02T10:48:15Z" w:author="Charles">
        <w:r>
          <w:rPr/>
          <w:fldChar w:fldCharType="end" w:fldLock="0"/>
        </w:r>
      </w:del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1_ce_que_fait_le_lot_7" w:id="155"/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1. Ce que fait le LOT 7</w:t>
      </w:r>
      <w:bookmarkEnd w:id="155"/>
    </w:p>
    <w:p>
      <w:pPr>
        <w:pStyle w:val="Corps"/>
        <w:spacing w:after="210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lot introduit trois briques principales 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3" w:id="156"/>
      <w:bookmarkEnd w:id="15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"/>
        <w:numPr>
          <w:ilvl w:val="0"/>
          <w:numId w:val="4"/>
        </w:numPr>
        <w:spacing w:after="210" w:line="360" w:lineRule="auto"/>
        <w:rPr>
          <w:lang w:val="en-US"/>
        </w:rPr>
      </w:pP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EvaluationPromptProfile (mod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le Django)</w:t>
      </w:r>
    </w:p>
    <w:p>
      <w:pPr>
        <w:pStyle w:val="Corps"/>
        <w:numPr>
          <w:ilvl w:val="1"/>
          <w:numId w:val="6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Permet au superadmin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diter les blocs de prompt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valuation (cadrage de 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le, guide de jugement, guide de sortie) via le backoffice Django admin.</w:t>
      </w:r>
    </w:p>
    <w:p>
      <w:pPr>
        <w:pStyle w:val="Corps"/>
        <w:numPr>
          <w:ilvl w:val="1"/>
          <w:numId w:val="6"/>
        </w:numPr>
        <w:spacing w:before="105" w:after="105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solution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trois niveaux : profil organisationnel, profil global plateforme, fallback statique cod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numPr>
          <w:ilvl w:val="1"/>
          <w:numId w:val="6"/>
        </w:numPr>
        <w:spacing w:before="105" w:after="105" w:line="360" w:lineRule="auto"/>
        <w:rPr>
          <w:lang w:val="it-IT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Acc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s en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criture strictement 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serv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au superadmin (formateurs/orgadmin en lecture seule).</w:t>
      </w:r>
    </w:p>
    <w:p>
      <w:pPr>
        <w:pStyle w:val="Corps"/>
        <w:numPr>
          <w:ilvl w:val="0"/>
          <w:numId w:val="4"/>
        </w:numPr>
        <w:spacing w:after="210" w:line="360" w:lineRule="auto"/>
        <w:rPr>
          <w:lang w:val="en-US"/>
        </w:rPr>
      </w:pP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EvaluationPolicy (mod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le Django)</w:t>
      </w:r>
    </w:p>
    <w:p>
      <w:pPr>
        <w:pStyle w:val="Corps"/>
        <w:numPr>
          <w:ilvl w:val="1"/>
          <w:numId w:val="6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Politique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finie par formateur/orgadmin, par organisation et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ventuellement par groupe.</w:t>
      </w:r>
    </w:p>
    <w:p>
      <w:pPr>
        <w:pStyle w:val="Corps"/>
        <w:numPr>
          <w:ilvl w:val="1"/>
          <w:numId w:val="6"/>
        </w:numPr>
        <w:spacing w:before="105" w:after="105" w:line="360" w:lineRule="auto"/>
        <w:rPr>
          <w:lang w:val="pt-PT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Param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tres cl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:</w:t>
      </w:r>
    </w:p>
    <w:p>
      <w:pPr>
        <w:pStyle w:val="Corps"/>
        <w:numPr>
          <w:ilvl w:val="2"/>
          <w:numId w:val="6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partage ou non (et besoin de validation tuteur),</w:t>
      </w:r>
    </w:p>
    <w:p>
      <w:pPr>
        <w:pStyle w:val="Corps"/>
        <w:numPr>
          <w:ilvl w:val="2"/>
          <w:numId w:val="6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autorisation ou non du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clenchement anticip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2"/>
          <w:numId w:val="6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message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avertissement en cas de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clenchement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trop 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”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</w:t>
      </w:r>
    </w:p>
    <w:p>
      <w:pPr>
        <w:pStyle w:val="Corps"/>
        <w:numPr>
          <w:ilvl w:val="2"/>
          <w:numId w:val="6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directives p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dagogiques libres inject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dans le contexte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valuation,</w:t>
      </w:r>
    </w:p>
    <w:p>
      <w:pPr>
        <w:pStyle w:val="Corps"/>
        <w:numPr>
          <w:ilvl w:val="2"/>
          <w:numId w:val="6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override explicite du profil de prompt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utiliser.</w:t>
      </w:r>
    </w:p>
    <w:p>
      <w:pPr>
        <w:pStyle w:val="Corps"/>
        <w:numPr>
          <w:ilvl w:val="0"/>
          <w:numId w:val="4"/>
        </w:numPr>
        <w:spacing w:after="210" w:line="360" w:lineRule="auto"/>
        <w:rPr>
          <w:lang w:val="en-US"/>
        </w:rPr>
      </w:pP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LearnerEvaluationRecord (mod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le Django)</w:t>
      </w:r>
    </w:p>
    <w:p>
      <w:pPr>
        <w:pStyle w:val="Corps"/>
        <w:numPr>
          <w:ilvl w:val="1"/>
          <w:numId w:val="6"/>
        </w:numPr>
        <w:spacing w:before="105" w:after="105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sultat persistant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 cycle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valuation, idempotent sur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>(organisationid, session_id)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numPr>
          <w:ilvl w:val="1"/>
          <w:numId w:val="6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Contient :</w:t>
      </w:r>
    </w:p>
    <w:p>
      <w:pPr>
        <w:pStyle w:val="Corps"/>
        <w:numPr>
          <w:ilvl w:val="2"/>
          <w:numId w:val="7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overall_status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partial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complete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early_trigger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),</w:t>
      </w:r>
    </w:p>
    <w:p>
      <w:pPr>
        <w:pStyle w:val="Corps"/>
        <w:numPr>
          <w:ilvl w:val="2"/>
          <w:numId w:val="6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une liste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items structur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(cible du 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rentiel, niveau de positionnement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not_covered / partial / demonstrated / mastered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texte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vidence, manque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vidence, confiance, auto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positionnement apprenant, statut de validation),</w:t>
      </w:r>
    </w:p>
    <w:p>
      <w:pPr>
        <w:pStyle w:val="Corps"/>
        <w:numPr>
          <w:ilvl w:val="2"/>
          <w:numId w:val="6"/>
        </w:numPr>
        <w:spacing w:before="105" w:after="105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un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recap_text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exploitable c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apprenant/tuteur,</w:t>
      </w:r>
    </w:p>
    <w:p>
      <w:pPr>
        <w:pStyle w:val="Corps"/>
        <w:numPr>
          <w:ilvl w:val="2"/>
          <w:numId w:val="6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des m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ta-infos (profil utilis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maturit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lors du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clenchement, validation et commentaires tuteur, etc.).</w:t>
      </w:r>
    </w:p>
    <w:p>
      <w:pPr>
        <w:pStyle w:val="Corps"/>
        <w:spacing w:after="210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Autour de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ç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a, le lot ajoute 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4" w:id="157"/>
      <w:bookmarkEnd w:id="15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"/>
        <w:numPr>
          <w:ilvl w:val="0"/>
          <w:numId w:val="9"/>
        </w:numPr>
        <w:spacing w:before="105" w:after="105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un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EvaluationWorkflowEngine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qui assemble le contexte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valuation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partir de trois sources :</w:t>
      </w:r>
    </w:p>
    <w:p>
      <w:pPr>
        <w:pStyle w:val="Corps"/>
        <w:numPr>
          <w:ilvl w:val="1"/>
          <w:numId w:val="9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la conversation (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>ConversationProgress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et branches actives LOT 1),</w:t>
      </w:r>
    </w:p>
    <w:p>
      <w:pPr>
        <w:pStyle w:val="Corps"/>
        <w:numPr>
          <w:ilvl w:val="1"/>
          <w:numId w:val="9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 de la formation,</w:t>
      </w:r>
    </w:p>
    <w:p>
      <w:pPr>
        <w:pStyle w:val="Corps"/>
        <w:numPr>
          <w:ilvl w:val="1"/>
          <w:numId w:val="9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les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TrainerKnowledgeItem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valid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(LOT 5) pertinents pour la 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ance ;</w:t>
      </w:r>
    </w:p>
    <w:p>
      <w:pPr>
        <w:pStyle w:val="Corps"/>
        <w:numPr>
          <w:ilvl w:val="0"/>
          <w:numId w:val="9"/>
        </w:numPr>
        <w:spacing w:before="105" w:after="105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un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service d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orchestration d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valuation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qui :</w:t>
      </w:r>
    </w:p>
    <w:p>
      <w:pPr>
        <w:pStyle w:val="Corps"/>
        <w:numPr>
          <w:ilvl w:val="1"/>
          <w:numId w:val="9"/>
        </w:numPr>
        <w:spacing w:before="105" w:after="105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termine 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tat rouge/orange/vert du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clenchement (mais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ne bloque jamais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apprenant),</w:t>
      </w:r>
    </w:p>
    <w:p>
      <w:pPr>
        <w:pStyle w:val="Corps"/>
        <w:numPr>
          <w:ilvl w:val="1"/>
          <w:numId w:val="9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construit le prompt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valuation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partir du profil choisi (DB ou fallback statique) + directives formateur + indices de conversation,</w:t>
      </w:r>
    </w:p>
    <w:p>
      <w:pPr>
        <w:pStyle w:val="Corps"/>
        <w:numPr>
          <w:ilvl w:val="1"/>
          <w:numId w:val="9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pilote le cycle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request-evaluation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→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dialogue LLM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→ “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finalize-evaluation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avec persistance du 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sultat.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2_intégration_dans_l_architect_90a73e" w:id="158"/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2. Int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gration dans l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architecture existante</w:t>
      </w:r>
      <w:bookmarkEnd w:id="158"/>
    </w:p>
    <w:p>
      <w:pPr>
        <w:pStyle w:val="Corps"/>
        <w:spacing w:after="210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Le LOT 7 est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strictement additif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5" w:id="159"/>
      <w:bookmarkEnd w:id="15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"/>
        <w:numPr>
          <w:ilvl w:val="0"/>
          <w:numId w:val="11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Aucun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fichier P0 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est modifi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turnstatev17.py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it-IT"/>
          <w14:textFill>
            <w14:solidFill>
              <w14:srgbClr w14:val="000000"/>
            </w14:solidFill>
          </w14:textFill>
        </w:rPr>
        <w:t>decisionenginev17.py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restent en lecture seule).</w:t>
      </w:r>
    </w:p>
    <w:p>
      <w:pPr>
        <w:pStyle w:val="Corps"/>
        <w:numPr>
          <w:ilvl w:val="0"/>
          <w:numId w:val="11"/>
        </w:numPr>
        <w:spacing w:before="105" w:after="105" w:line="360" w:lineRule="auto"/>
        <w:rPr>
          <w:lang w:val="it-IT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Il 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appuie sur les briques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j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pos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:</w:t>
      </w:r>
    </w:p>
    <w:p>
      <w:pPr>
        <w:pStyle w:val="Corps"/>
        <w:numPr>
          <w:ilvl w:val="1"/>
          <w:numId w:val="11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LOT 1 :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>ConversationProgress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et maturit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RED/ORANGE/GREEN pour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valuer 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opportunit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du bilan,</w:t>
      </w:r>
    </w:p>
    <w:p>
      <w:pPr>
        <w:pStyle w:val="Corps"/>
        <w:numPr>
          <w:ilvl w:val="1"/>
          <w:numId w:val="11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LOT 3 : postures et profils de tutorat, qui restent inchang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s,</w:t>
      </w:r>
    </w:p>
    <w:p>
      <w:pPr>
        <w:pStyle w:val="Corps"/>
        <w:numPr>
          <w:ilvl w:val="1"/>
          <w:numId w:val="11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LOT 5 :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TrainerKnowledgeItem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valid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s, utilis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comme source structur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 pour 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valuation,</w:t>
      </w:r>
    </w:p>
    <w:p>
      <w:pPr>
        <w:pStyle w:val="Corps"/>
        <w:numPr>
          <w:ilvl w:val="1"/>
          <w:numId w:val="11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LOT 6 : les signaux qualit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peuvent exploiter le fait qu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une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valuation a eu lieu et dans quel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tat de maturit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"fn3" </w:instrText>
      </w:r>
      <w:r>
        <w:rPr>
          <w:rStyle w:val="Hyperlink.0"/>
        </w:rPr>
        <w:fldChar w:fldCharType="separate" w:fldLock="0"/>
      </w:r>
      <w:bookmarkStart w:name="fnref3_1" w:id="160"/>
      <w:bookmarkEnd w:id="160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3]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"fn4" </w:instrText>
      </w:r>
      <w:r>
        <w:rPr>
          <w:rStyle w:val="Hyperlink.0"/>
        </w:rPr>
        <w:fldChar w:fldCharType="separate" w:fldLock="0"/>
      </w:r>
      <w:bookmarkStart w:name="fnref4_1" w:id="161"/>
      <w:bookmarkEnd w:id="161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4]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"fn5" </w:instrText>
      </w:r>
      <w:r>
        <w:rPr>
          <w:rStyle w:val="Hyperlink.0"/>
        </w:rPr>
        <w:fldChar w:fldCharType="separate" w:fldLock="0"/>
      </w:r>
      <w:bookmarkStart w:name="fnref5_1" w:id="162"/>
      <w:bookmarkEnd w:id="162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5]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"fn2" </w:instrText>
      </w:r>
      <w:r>
        <w:rPr>
          <w:rStyle w:val="Hyperlink.0"/>
        </w:rPr>
        <w:fldChar w:fldCharType="separate" w:fldLock="0"/>
      </w:r>
      <w:bookmarkStart w:name="fnref2_1" w:id="163"/>
      <w:bookmarkEnd w:id="163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2]</w:t>
      </w:r>
      <w:r>
        <w:rPr/>
        <w:fldChar w:fldCharType="end" w:fldLock="0"/>
      </w:r>
    </w:p>
    <w:p>
      <w:pPr>
        <w:pStyle w:val="Corps"/>
        <w:spacing w:after="210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Concr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tement 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6" w:id="164"/>
      <w:bookmarkEnd w:id="164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"/>
        <w:numPr>
          <w:ilvl w:val="0"/>
          <w:numId w:val="13"/>
        </w:numPr>
        <w:spacing w:after="210" w:line="360" w:lineRule="auto"/>
        <w:rPr>
          <w:lang w:val="de-DE"/>
        </w:rPr>
      </w:pP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Backend</w:t>
      </w:r>
    </w:p>
    <w:p>
      <w:pPr>
        <w:pStyle w:val="Corps"/>
        <w:numPr>
          <w:ilvl w:val="1"/>
          <w:numId w:val="13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nouveaux mod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les Django (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EvaluationPromptProfile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EvaluationPolicy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LearnerEvaluationRecord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) + migrations associ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es ;</w:t>
      </w:r>
    </w:p>
    <w:p>
      <w:pPr>
        <w:pStyle w:val="Corps"/>
        <w:numPr>
          <w:ilvl w:val="1"/>
          <w:numId w:val="13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un champ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evaluation_in_progress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sur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it-IT"/>
          <w14:textFill>
            <w14:solidFill>
              <w14:srgbClr w14:val="000000"/>
            </w14:solidFill>
          </w14:textFill>
        </w:rPr>
        <w:t>HugoSession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pour suivre 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tat du dialogue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valuation ;</w:t>
      </w:r>
    </w:p>
    <w:p>
      <w:pPr>
        <w:pStyle w:val="Corps"/>
        <w:numPr>
          <w:ilvl w:val="1"/>
          <w:numId w:val="13"/>
        </w:numPr>
        <w:spacing w:before="105" w:after="105" w:line="360" w:lineRule="auto"/>
        <w:rPr>
          <w:lang w:val="en-US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endpoints REST :</w:t>
      </w:r>
    </w:p>
    <w:p>
      <w:pPr>
        <w:pStyle w:val="Corps"/>
        <w:numPr>
          <w:ilvl w:val="2"/>
          <w:numId w:val="13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GET /sessions/{id}/evaluation-readiness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renvoie un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tat rouge/orange/vert et un message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avertissement,</w:t>
      </w:r>
    </w:p>
    <w:p>
      <w:pPr>
        <w:pStyle w:val="Corps"/>
        <w:numPr>
          <w:ilvl w:val="2"/>
          <w:numId w:val="13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POST /sessions/{id}/request-evaluation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clenche le dialogue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valuation,</w:t>
      </w:r>
    </w:p>
    <w:p>
      <w:pPr>
        <w:pStyle w:val="Corps"/>
        <w:numPr>
          <w:ilvl w:val="2"/>
          <w:numId w:val="13"/>
        </w:numPr>
        <w:spacing w:before="105" w:after="105" w:line="360" w:lineRule="auto"/>
        <w:rPr>
          <w:sz w:val="18"/>
          <w:szCs w:val="18"/>
          <w:lang w:val="en-US"/>
        </w:rPr>
      </w:pP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POST /sessions/{id}/finalize-evaluation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persiste le 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sultat (JSON structur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) ;</w:t>
      </w:r>
    </w:p>
    <w:p>
      <w:pPr>
        <w:pStyle w:val="Corps"/>
        <w:numPr>
          <w:ilvl w:val="1"/>
          <w:numId w:val="13"/>
        </w:numPr>
        <w:spacing w:before="105" w:after="105" w:line="360" w:lineRule="auto"/>
        <w:rPr>
          <w:lang w:val="es-ES_tradnl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vues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trainer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pour lister, valider/rejeter/commenter les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valuations et exporter JSON/CSV.</w:t>
      </w:r>
    </w:p>
    <w:p>
      <w:pPr>
        <w:pStyle w:val="Corps"/>
        <w:numPr>
          <w:ilvl w:val="0"/>
          <w:numId w:val="13"/>
        </w:numPr>
        <w:spacing w:after="210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Front</w:t>
      </w:r>
    </w:p>
    <w:p>
      <w:pPr>
        <w:pStyle w:val="Corps"/>
        <w:numPr>
          <w:ilvl w:val="1"/>
          <w:numId w:val="13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un bouton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valuation color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(vert / orange / rouge) bas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sur 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tat retourn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par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/evaluation-readiness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avec message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avertissement mais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jamais de blocage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;</w:t>
      </w:r>
    </w:p>
    <w:p>
      <w:pPr>
        <w:pStyle w:val="Corps"/>
        <w:numPr>
          <w:ilvl w:val="1"/>
          <w:numId w:val="13"/>
        </w:numPr>
        <w:spacing w:before="105" w:after="105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gration avec le flux de conversation : le premier message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valuation est retourn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par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request-evaluation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, et le front envoie ensuite le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evaluation_output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final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finalize-evaluation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3_modèle_de_sécurité_et_compat_a74f78" w:id="165"/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3. Mod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de s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curit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et compatibilit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inter-lots</w:t>
      </w:r>
      <w:bookmarkEnd w:id="165"/>
    </w:p>
    <w:p>
      <w:pPr>
        <w:pStyle w:val="Corps"/>
        <w:spacing w:after="210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 lot respecte les invariants que tu as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j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vus dans les docs 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"fn6" </w:instrText>
      </w:r>
      <w:r>
        <w:rPr>
          <w:rStyle w:val="Hyperlink.0"/>
        </w:rPr>
        <w:fldChar w:fldCharType="separate" w:fldLock="0"/>
      </w:r>
      <w:bookmarkStart w:name="fnref6" w:id="166"/>
      <w:bookmarkEnd w:id="166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6]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7" w:id="167"/>
      <w:bookmarkEnd w:id="167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"/>
        <w:numPr>
          <w:ilvl w:val="0"/>
          <w:numId w:val="15"/>
        </w:numPr>
        <w:spacing w:before="105" w:after="105" w:line="360" w:lineRule="auto"/>
      </w:pP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P0 gel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aucun champ P0 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est modifi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valuation se fait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au-dessus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de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>ConversationProgress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et de la base formateur.</w:t>
      </w:r>
    </w:p>
    <w:p>
      <w:pPr>
        <w:pStyle w:val="Corps"/>
        <w:numPr>
          <w:ilvl w:val="0"/>
          <w:numId w:val="15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Enums canoniques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>ConversationPosture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SessionMaturityLevel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KnowledgeItemStatus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import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s uniquement depuis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conversationprofile.py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Corps"/>
        <w:numPr>
          <w:ilvl w:val="0"/>
          <w:numId w:val="15"/>
        </w:numPr>
        <w:spacing w:before="105" w:after="105" w:line="360" w:lineRule="auto"/>
      </w:pP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RLS / multi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‑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tenant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fr-FR"/>
          <w14:textFill>
            <w14:solidFill>
              <w14:srgbClr w14:val="000000"/>
            </w14:solidFill>
          </w14:textFill>
        </w:rPr>
        <w:t>organisationid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avec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partout,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LearnerEvaluationRecord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et les autres mod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les sont filtr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par organisation sur toutes les vues.</w:t>
      </w:r>
    </w:p>
    <w:p>
      <w:pPr>
        <w:pStyle w:val="Corps"/>
        <w:numPr>
          <w:ilvl w:val="0"/>
          <w:numId w:val="15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Validation humaine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aucune transformation automatique de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derived_provisional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→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validated_trainer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c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base formateur (LOT 5) ; 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valuation LOT 7 peut 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 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rer mais ne modifie pas ces statuts.</w:t>
      </w:r>
    </w:p>
    <w:p>
      <w:pPr>
        <w:pStyle w:val="Corps"/>
        <w:numPr>
          <w:ilvl w:val="0"/>
          <w:numId w:val="15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Front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l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tat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valuation est expos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au front via deux champs additionnels dans </w:t>
      </w:r>
      <w:r>
        <w:rPr>
          <w:rStyle w:val="Aucun"/>
          <w:rFonts w:ascii="Menlo Regular" w:hAnsi="Menlo Regular"/>
          <w:outline w:val="0"/>
          <w:color w:val="000000"/>
          <w:sz w:val="18"/>
          <w:szCs w:val="18"/>
          <w:u w:color="000000"/>
          <w:shd w:val="clear" w:color="auto" w:fill="f8f8fa"/>
          <w:rtl w:val="0"/>
          <w:lang w:val="en-US"/>
          <w14:textFill>
            <w14:solidFill>
              <w14:srgbClr w14:val="000000"/>
            </w14:solidFill>
          </w14:textFill>
        </w:rPr>
        <w:t>UIState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(ou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quivalent), sans y injecter de champs P0 bruts.</w:t>
      </w:r>
    </w:p>
    <w:p>
      <w:pPr>
        <w:pStyle w:val="Corps"/>
        <w:spacing w:before="210" w:after="0" w:line="360" w:lineRule="auto"/>
      </w:pPr>
      <w:r>
        <w:rPr>
          <w:rStyle w:val="Aucun"/>
        </w:rPr>
        <mc:AlternateContent>
          <mc:Choice Requires="wps">
            <w:drawing xmlns:a="http://schemas.openxmlformats.org/drawingml/2006/main">
              <wp:inline distT="0" distB="0" distL="0" distR="0">
                <wp:extent cx="6026023" cy="12674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6023" cy="126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74.5pt;height:1.0pt;">
                <v:fill color="#FFFFFF" opacity="100.0%" type="solid"/>
                <v:stroke filltype="solid" color="#000000" opacity="0.0%" weight="1.0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Corps"/>
        <w:spacing w:before="315" w:after="105" w:line="360" w:lineRule="auto"/>
      </w:pPr>
      <w:bookmarkStart w:name="bm_4_intérêt_produit_et_audit" w:id="168"/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4. Int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ê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 produit et audit</w:t>
      </w:r>
      <w:bookmarkEnd w:id="168"/>
    </w:p>
    <w:p>
      <w:pPr>
        <w:pStyle w:val="Corps"/>
        <w:spacing w:after="210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Du point de vue produit/qualit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"fn1" </w:instrText>
      </w:r>
      <w:r>
        <w:rPr>
          <w:rStyle w:val="Hyperlink.0"/>
        </w:rPr>
        <w:fldChar w:fldCharType="separate" w:fldLock="0"/>
      </w:r>
      <w:bookmarkStart w:name="fnref1_8" w:id="169"/>
      <w:bookmarkEnd w:id="169"/>
      <w:r>
        <w:rPr>
          <w:rStyle w:val="Hyperlink.0"/>
          <w:rtl w:val="0"/>
          <w:lang w:val="pt-PT"/>
        </w:rPr>
        <w:t>[</w:t>
      </w:r>
      <w:r>
        <w:rPr>
          <w:rStyle w:val="Hyperlink.0"/>
          <w:rtl w:val="0"/>
          <w:lang w:val="pt-PT"/>
        </w:rPr>
        <w:t>1]</w:t>
      </w:r>
      <w:r>
        <w:rPr/>
        <w:fldChar w:fldCharType="end" w:fldLock="0"/>
      </w:r>
    </w:p>
    <w:p>
      <w:pPr>
        <w:pStyle w:val="Corps"/>
        <w:numPr>
          <w:ilvl w:val="0"/>
          <w:numId w:val="17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on sort du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“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LLM qui pose une note dans son coin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”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pour aller vers un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bilan dialogu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structur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align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AFEST, qui reste pilot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par la maturit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de 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ance (LOT 1) et par le 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rentiel/formateur (LOT 5) ;</w:t>
      </w:r>
    </w:p>
    <w:p>
      <w:pPr>
        <w:pStyle w:val="Corps"/>
        <w:numPr>
          <w:ilvl w:val="0"/>
          <w:numId w:val="17"/>
        </w:numPr>
        <w:spacing w:before="105" w:after="105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tuteur et organisme, on obtient enfin :</w:t>
      </w:r>
    </w:p>
    <w:p>
      <w:pPr>
        <w:pStyle w:val="Corps"/>
        <w:numPr>
          <w:ilvl w:val="1"/>
          <w:numId w:val="17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une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trace exploitable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des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valuations (par crit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re, avec niveau de ma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î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trise et preuve textuelle),</w:t>
      </w:r>
    </w:p>
    <w:p>
      <w:pPr>
        <w:pStyle w:val="Corps"/>
        <w:numPr>
          <w:ilvl w:val="1"/>
          <w:numId w:val="17"/>
        </w:numPr>
        <w:spacing w:before="105" w:after="105" w:line="360" w:lineRule="auto"/>
        <w:rPr>
          <w:lang w:val="fr-FR"/>
        </w:rPr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une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passerelle naturelle vers les exports et la qualif qualit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(LOT 6).</w:t>
      </w:r>
    </w:p>
    <w:p>
      <w:pPr>
        <w:pStyle w:val="Corps"/>
        <w:spacing w:after="210" w:line="360" w:lineRule="auto"/>
      </w:pP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En termes de 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quencement, ce LOT 7 est raisonnable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à 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encha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î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ner apr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è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s la v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rification des lots 1, 3 et 5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avec une estimation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environ 8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–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10 jours de dev focalis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(backend + point d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’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entr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 c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ô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é </w:t>
      </w:r>
      <w:r>
        <w:rPr>
          <w:rStyle w:val="Aucun"/>
          <w:rFonts w:ascii="source serif 4" w:cs="source serif 4" w:hAnsi="source serif 4" w:eastAsia="source serif 4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front</w:t>
      </w:r>
      <w:ins w:id="170" w:date="2026-06-02T10:48:31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t xml:space="preserve">). </w:t>
        </w:r>
      </w:ins>
      <w:del w:id="171" w:date="2026-06-02T10:48:29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14:textFill>
              <w14:solidFill>
                <w14:srgbClr w14:val="000000"/>
              </w14:solidFill>
            </w14:textFill>
          </w:rPr>
          <w:delText>).</w:delText>
        </w:r>
      </w:del>
      <w:del w:id="172" w:date="2026-06-02T10:48:29Z" w:author="Charles">
        <w:r>
          <w:rPr>
            <w:rStyle w:val="Hyperlink.0"/>
          </w:rPr>
          <w:fldChar w:fldCharType="begin" w:fldLock="0"/>
        </w:r>
      </w:del>
      <w:del w:id="173" w:date="2026-06-02T10:48:29Z" w:author="Charles">
        <w:r>
          <w:rPr>
            <w:rStyle w:val="Hyperlink.0"/>
          </w:rPr>
          <w:delInstrText xml:space="preserve"> HYPERLINK \l "fn4" </w:delInstrText>
        </w:r>
      </w:del>
      <w:del w:id="174" w:date="2026-06-02T10:48:29Z" w:author="Charles">
        <w:r>
          <w:rPr>
            <w:rStyle w:val="Hyperlink.0"/>
          </w:rPr>
          <w:fldChar w:fldCharType="separate" w:fldLock="0"/>
        </w:r>
      </w:del>
      <w:bookmarkStart w:name="fnref4_2" w:id="175"/>
      <w:bookmarkEnd w:id="175"/>
      <w:del w:id="176" w:date="2026-06-02T10:48:29Z" w:author="Charles">
        <w:r>
          <w:rPr>
            <w:rStyle w:val="Hyperlink.0"/>
            <w:rtl w:val="0"/>
            <w:lang w:val="pt-PT"/>
          </w:rPr>
          <w:delText>[</w:delText>
        </w:r>
      </w:del>
      <w:del w:id="177" w:date="2026-06-02T10:48:29Z" w:author="Charles">
        <w:r>
          <w:rPr>
            <w:rStyle w:val="Hyperlink.0"/>
            <w:rtl w:val="0"/>
            <w:lang w:val="pt-PT"/>
          </w:rPr>
          <w:delText>4]</w:delText>
        </w:r>
      </w:del>
      <w:del w:id="178" w:date="2026-06-02T10:48:29Z" w:author="Charles">
        <w:r>
          <w:rPr/>
          <w:fldChar w:fldCharType="end" w:fldLock="0"/>
        </w:r>
      </w:del>
      <w:del w:id="179" w:date="2026-06-02T10:48:29Z" w:author="Charles">
        <w:r>
          <w:rPr>
            <w:rStyle w:val="Hyperlink.0"/>
          </w:rPr>
          <w:fldChar w:fldCharType="begin" w:fldLock="0"/>
        </w:r>
      </w:del>
      <w:del w:id="180" w:date="2026-06-02T10:48:29Z" w:author="Charles">
        <w:r>
          <w:rPr>
            <w:rStyle w:val="Hyperlink.0"/>
          </w:rPr>
          <w:delInstrText xml:space="preserve"> HYPERLINK \l "fn5" </w:delInstrText>
        </w:r>
      </w:del>
      <w:del w:id="181" w:date="2026-06-02T10:48:29Z" w:author="Charles">
        <w:r>
          <w:rPr>
            <w:rStyle w:val="Hyperlink.0"/>
          </w:rPr>
          <w:fldChar w:fldCharType="separate" w:fldLock="0"/>
        </w:r>
      </w:del>
      <w:bookmarkStart w:name="fnref5_2" w:id="182"/>
      <w:bookmarkEnd w:id="182"/>
      <w:del w:id="183" w:date="2026-06-02T10:48:29Z" w:author="Charles">
        <w:r>
          <w:rPr>
            <w:rStyle w:val="Hyperlink.0"/>
            <w:rtl w:val="0"/>
            <w:lang w:val="pt-PT"/>
          </w:rPr>
          <w:delText>[</w:delText>
        </w:r>
      </w:del>
      <w:del w:id="184" w:date="2026-06-02T10:48:29Z" w:author="Charles">
        <w:r>
          <w:rPr>
            <w:rStyle w:val="Hyperlink.0"/>
            <w:rtl w:val="0"/>
            <w:lang w:val="pt-PT"/>
          </w:rPr>
          <w:delText>5]</w:delText>
        </w:r>
      </w:del>
      <w:del w:id="185" w:date="2026-06-02T10:48:29Z" w:author="Charles">
        <w:r>
          <w:rPr/>
          <w:fldChar w:fldCharType="end" w:fldLock="0"/>
        </w:r>
      </w:del>
      <w:del w:id="186" w:date="2026-06-02T10:48:29Z" w:author="Charles">
        <w:r>
          <w:rPr>
            <w:rStyle w:val="Hyperlink.0"/>
          </w:rPr>
          <w:fldChar w:fldCharType="begin" w:fldLock="0"/>
        </w:r>
      </w:del>
      <w:del w:id="187" w:date="2026-06-02T10:48:29Z" w:author="Charles">
        <w:r>
          <w:rPr>
            <w:rStyle w:val="Hyperlink.0"/>
          </w:rPr>
          <w:delInstrText xml:space="preserve"> HYPERLINK \l "fn2" </w:delInstrText>
        </w:r>
      </w:del>
      <w:del w:id="188" w:date="2026-06-02T10:48:29Z" w:author="Charles">
        <w:r>
          <w:rPr>
            <w:rStyle w:val="Hyperlink.0"/>
          </w:rPr>
          <w:fldChar w:fldCharType="separate" w:fldLock="0"/>
        </w:r>
      </w:del>
      <w:bookmarkStart w:name="fnref2_2" w:id="189"/>
      <w:bookmarkEnd w:id="189"/>
      <w:del w:id="190" w:date="2026-06-02T10:48:29Z" w:author="Charles">
        <w:r>
          <w:rPr>
            <w:rStyle w:val="Hyperlink.0"/>
            <w:rtl w:val="0"/>
            <w:lang w:val="pt-PT"/>
          </w:rPr>
          <w:delText>[</w:delText>
        </w:r>
      </w:del>
      <w:del w:id="191" w:date="2026-06-02T10:48:29Z" w:author="Charles">
        <w:r>
          <w:rPr>
            <w:rStyle w:val="Hyperlink.0"/>
            <w:rtl w:val="0"/>
            <w:lang w:val="pt-PT"/>
          </w:rPr>
          <w:delText>2]</w:delText>
        </w:r>
      </w:del>
      <w:del w:id="192" w:date="2026-06-02T10:48:29Z" w:author="Charles">
        <w:r>
          <w:rPr/>
          <w:fldChar w:fldCharType="end" w:fldLock="0"/>
        </w:r>
      </w:del>
      <w:del w:id="193" w:date="2026-06-02T10:48:29Z" w:author="Charles">
        <w:r>
          <w:rPr>
            <w:rStyle w:val="Hyperlink.0"/>
          </w:rPr>
          <w:fldChar w:fldCharType="begin" w:fldLock="0"/>
        </w:r>
      </w:del>
      <w:del w:id="194" w:date="2026-06-02T10:48:29Z" w:author="Charles">
        <w:r>
          <w:rPr>
            <w:rStyle w:val="Hyperlink.0"/>
          </w:rPr>
          <w:delInstrText xml:space="preserve"> HYPERLINK \l "fn1" </w:delInstrText>
        </w:r>
      </w:del>
      <w:del w:id="195" w:date="2026-06-02T10:48:29Z" w:author="Charles">
        <w:r>
          <w:rPr>
            <w:rStyle w:val="Hyperlink.0"/>
          </w:rPr>
          <w:fldChar w:fldCharType="separate" w:fldLock="0"/>
        </w:r>
      </w:del>
      <w:bookmarkStart w:name="fnref1_9" w:id="196"/>
      <w:bookmarkEnd w:id="196"/>
      <w:del w:id="197" w:date="2026-06-02T10:48:29Z" w:author="Charles">
        <w:r>
          <w:rPr>
            <w:rStyle w:val="Hyperlink.0"/>
            <w:rtl w:val="0"/>
            <w:lang w:val="pt-PT"/>
          </w:rPr>
          <w:delText>[</w:delText>
        </w:r>
      </w:del>
      <w:del w:id="198" w:date="2026-06-02T10:48:29Z" w:author="Charles">
        <w:r>
          <w:rPr>
            <w:rStyle w:val="Hyperlink.0"/>
            <w:rtl w:val="0"/>
            <w:lang w:val="pt-PT"/>
          </w:rPr>
          <w:delText>1]</w:delText>
        </w:r>
      </w:del>
      <w:del w:id="199" w:date="2026-06-02T10:48:29Z" w:author="Charles">
        <w:r>
          <w:rPr/>
          <w:fldChar w:fldCharType="end" w:fldLock="0"/>
        </w:r>
      </w:del>
    </w:p>
    <w:p>
      <w:pPr>
        <w:pStyle w:val="Corps"/>
        <w:spacing w:after="210" w:line="360" w:lineRule="auto"/>
        <w:rPr>
          <w:del w:id="200" w:date="2026-06-02T10:48:26Z" w:author="Charles"/>
        </w:rPr>
      </w:pPr>
      <w:del w:id="201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Si tu veux, je peux te proposer ensuite un mini plan de revue de code pour v</w:delText>
        </w:r>
      </w:del>
      <w:del w:id="202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é</w:delText>
        </w:r>
      </w:del>
      <w:del w:id="203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rifier rapidement que ce qui sera d</w:delText>
        </w:r>
      </w:del>
      <w:del w:id="204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é</w:delText>
        </w:r>
      </w:del>
      <w:del w:id="205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velopp</w:delText>
        </w:r>
      </w:del>
      <w:del w:id="206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é </w:delText>
        </w:r>
      </w:del>
      <w:del w:id="207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respecte bien ces contrats (mod</w:delText>
        </w:r>
      </w:del>
      <w:del w:id="208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è</w:delText>
        </w:r>
      </w:del>
      <w:del w:id="209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>les, endpoints, tests, invariants P0/RLS).</w:delText>
        </w:r>
      </w:del>
    </w:p>
    <w:p>
      <w:pPr>
        <w:pStyle w:val="Corps"/>
        <w:spacing w:line="360" w:lineRule="auto"/>
        <w:rPr>
          <w:del w:id="210" w:date="2026-06-02T10:48:26Z" w:author="Charles"/>
        </w:rPr>
      </w:pPr>
      <w:del w:id="211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>⁂</w:delText>
        </w:r>
      </w:del>
    </w:p>
    <w:p>
      <w:pPr>
        <w:pStyle w:val="Corps"/>
        <w:spacing w:before="210" w:after="0" w:line="360" w:lineRule="auto"/>
        <w:rPr>
          <w:del w:id="212" w:date="2026-06-02T10:48:26Z" w:author="Charles"/>
        </w:rPr>
      </w:pPr>
    </w:p>
    <w:p>
      <w:pPr>
        <w:pStyle w:val="Corps"/>
        <w:numPr>
          <w:ilvl w:val="0"/>
          <w:numId w:val="19"/>
        </w:numPr>
        <w:spacing w:after="210" w:line="360" w:lineRule="auto"/>
        <w:rPr>
          <w:sz w:val="18"/>
          <w:szCs w:val="18"/>
        </w:rPr>
      </w:pPr>
      <w:bookmarkStart w:name="fn1" w:id="213"/>
      <w:del w:id="214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 xml:space="preserve">CONTEXTUALISATION_COMPLETE_HUGO_1_9.md          </w:delText>
        </w:r>
      </w:del>
      <w:bookmarkEnd w:id="213"/>
    </w:p>
    <w:p>
      <w:pPr>
        <w:pStyle w:val="Corps"/>
        <w:numPr>
          <w:ilvl w:val="0"/>
          <w:numId w:val="19"/>
        </w:numPr>
        <w:spacing w:after="210" w:line="360" w:lineRule="auto"/>
        <w:rPr>
          <w:sz w:val="18"/>
          <w:szCs w:val="18"/>
        </w:rPr>
      </w:pPr>
      <w:bookmarkStart w:name="fn2" w:id="215"/>
      <w:del w:id="216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 xml:space="preserve">LOT3_modes_postures-7.md   </w:delText>
        </w:r>
      </w:del>
      <w:bookmarkEnd w:id="215"/>
    </w:p>
    <w:p>
      <w:pPr>
        <w:pStyle w:val="Corps"/>
        <w:numPr>
          <w:ilvl w:val="0"/>
          <w:numId w:val="19"/>
        </w:numPr>
        <w:spacing w:after="210" w:line="360" w:lineRule="auto"/>
        <w:rPr>
          <w:sz w:val="18"/>
          <w:szCs w:val="18"/>
        </w:rPr>
      </w:pPr>
      <w:bookmarkStart w:name="fn3" w:id="217"/>
      <w:del w:id="218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sz w:val="18"/>
            <w:szCs w:val="18"/>
            <w:u w:color="000000"/>
            <w:rtl w:val="0"/>
            <w:lang w:val="en-US"/>
            <w14:textFill>
              <w14:solidFill>
                <w14:srgbClr w14:val="000000"/>
              </w14:solidFill>
            </w14:textFill>
          </w:rPr>
          <w:delText xml:space="preserve">LOT6_observabilite_cohorte.md  </w:delText>
        </w:r>
      </w:del>
      <w:bookmarkEnd w:id="217"/>
    </w:p>
    <w:p>
      <w:pPr>
        <w:pStyle w:val="Corps"/>
        <w:numPr>
          <w:ilvl w:val="0"/>
          <w:numId w:val="19"/>
        </w:numPr>
        <w:spacing w:after="210" w:line="360" w:lineRule="auto"/>
        <w:rPr>
          <w:sz w:val="18"/>
          <w:szCs w:val="18"/>
        </w:rPr>
      </w:pPr>
      <w:bookmarkStart w:name="fn4" w:id="219"/>
      <w:del w:id="220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LOT5_base_connaissances_formateur-3.md   </w:delText>
        </w:r>
      </w:del>
      <w:bookmarkEnd w:id="219"/>
    </w:p>
    <w:p>
      <w:pPr>
        <w:pStyle w:val="Corps"/>
        <w:numPr>
          <w:ilvl w:val="0"/>
          <w:numId w:val="19"/>
        </w:numPr>
        <w:spacing w:after="210" w:line="360" w:lineRule="auto"/>
        <w:rPr>
          <w:sz w:val="18"/>
          <w:szCs w:val="18"/>
        </w:rPr>
      </w:pPr>
      <w:bookmarkStart w:name="fn5" w:id="221"/>
      <w:del w:id="222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LOT1_progression_conversationnelle-V1.9-6.md   </w:delText>
        </w:r>
      </w:del>
      <w:bookmarkEnd w:id="221"/>
    </w:p>
    <w:p>
      <w:pPr>
        <w:pStyle w:val="Corps"/>
        <w:numPr>
          <w:ilvl w:val="0"/>
          <w:numId w:val="19"/>
        </w:numPr>
        <w:spacing w:after="210" w:line="360" w:lineRule="auto"/>
        <w:rPr>
          <w:sz w:val="18"/>
          <w:szCs w:val="18"/>
        </w:rPr>
      </w:pPr>
      <w:bookmarkStart w:name="fn6" w:id="223"/>
      <w:del w:id="224" w:date="2026-06-02T10:48:26Z" w:author="Charles">
        <w:r>
          <w:rPr>
            <w:rStyle w:val="Aucun"/>
            <w:rFonts w:ascii="source serif 4" w:cs="source serif 4" w:hAnsi="source serif 4" w:eastAsia="source serif 4"/>
            <w:outline w:val="0"/>
            <w:color w:val="000000"/>
            <w:sz w:val="18"/>
            <w:szCs w:val="18"/>
            <w:u w:color="000000"/>
            <w:rtl w:val="0"/>
            <w:lang w:val="fr-FR"/>
            <w14:textFill>
              <w14:solidFill>
                <w14:srgbClr w14:val="000000"/>
              </w14:solidFill>
            </w14:textFill>
          </w:rPr>
          <w:delText xml:space="preserve">LOT0_contrats_fondations-2-4.md </w:delText>
        </w:r>
      </w:del>
      <w:bookmarkEnd w:id="223"/>
    </w:p>
    <w:sectPr>
      <w:headerReference w:type="default" r:id="rId4"/>
      <w:footerReference w:type="default" r:id="rId5"/>
      <w:pgSz w:w="12240" w:h="15840" w:orient="portrait"/>
      <w:pgMar w:top="1365" w:right="1365" w:bottom="1365" w:left="1365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source serif 4">
    <w:charset w:val="00"/>
    <w:family w:val="roman"/>
    <w:pitch w:val="default"/>
  </w:font>
  <w:font w:name="source sans 3">
    <w:charset w:val="00"/>
    <w:family w:val="roman"/>
    <w:pitch w:val="default"/>
  </w:font>
  <w:font w:name="Menlo Regular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-tête, pied de page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yle 1 importé"/>
  </w:abstractNum>
  <w:abstractNum w:abstractNumId="1">
    <w:multiLevelType w:val="hybridMultilevel"/>
    <w:styleLink w:val="Style 1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Style 2 importé"/>
  </w:abstractNum>
  <w:abstractNum w:abstractNumId="3">
    <w:multiLevelType w:val="hybridMultilevel"/>
    <w:styleLink w:val="Style 2 importé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Style 2 importé.0"/>
  </w:abstractNum>
  <w:abstractNum w:abstractNumId="5">
    <w:multiLevelType w:val="hybridMultilevel"/>
    <w:styleLink w:val="Style 2 importé.0"/>
    <w:lvl w:ilvl="0">
      <w:start w:val="1"/>
      <w:numFmt w:val="bullet"/>
      <w:suff w:val="tab"/>
      <w:lvlText w:val="o"/>
      <w:lvlJc w:val="left"/>
      <w:pPr>
        <w:tabs>
          <w:tab w:val="left" w:pos="144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980"/>
        </w:tabs>
        <w:ind w:left="16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980"/>
        </w:tabs>
        <w:ind w:left="16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980"/>
        </w:tabs>
        <w:ind w:left="16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980"/>
        </w:tabs>
        <w:ind w:left="16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980"/>
        </w:tabs>
        <w:ind w:left="16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980"/>
        </w:tabs>
        <w:ind w:left="16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980"/>
        </w:tabs>
        <w:ind w:left="16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Style 3 importé"/>
  </w:abstractNum>
  <w:abstractNum w:abstractNumId="7">
    <w:multiLevelType w:val="hybridMultilevel"/>
    <w:styleLink w:val="Style 3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Style 4 importé"/>
  </w:abstractNum>
  <w:abstractNum w:abstractNumId="9">
    <w:multiLevelType w:val="hybridMultilevel"/>
    <w:styleLink w:val="Style 4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Style 5 importé"/>
  </w:abstractNum>
  <w:abstractNum w:abstractNumId="11">
    <w:multiLevelType w:val="hybridMultilevel"/>
    <w:styleLink w:val="Style 5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980"/>
        </w:tabs>
        <w:ind w:left="1680" w:hanging="42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12">
    <w:multiLevelType w:val="hybridMultilevel"/>
    <w:numStyleLink w:val="Style 6 importé"/>
  </w:abstractNum>
  <w:abstractNum w:abstractNumId="13">
    <w:multiLevelType w:val="hybridMultilevel"/>
    <w:styleLink w:val="Style 6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Style 7 importé"/>
  </w:abstractNum>
  <w:abstractNum w:abstractNumId="15">
    <w:multiLevelType w:val="hybridMultilevel"/>
    <w:styleLink w:val="Style 7 importé"/>
    <w:lvl w:ilvl="0">
      <w:start w:val="1"/>
      <w:numFmt w:val="bullet"/>
      <w:suff w:val="tab"/>
      <w:lvlText w:val="·"/>
      <w:lvlJc w:val="left"/>
      <w:pPr>
        <w:tabs>
          <w:tab w:val="left" w:pos="900"/>
        </w:tabs>
        <w:ind w:left="5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o"/>
      <w:lvlJc w:val="left"/>
      <w:pPr>
        <w:tabs>
          <w:tab w:val="left" w:pos="1440"/>
        </w:tabs>
        <w:ind w:left="10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Style 8 importé"/>
  </w:abstractNum>
  <w:abstractNum w:abstractNumId="17">
    <w:multiLevelType w:val="hybridMultilevel"/>
    <w:styleLink w:val="Style 8 importé"/>
    <w:lvl w:ilvl="0">
      <w:start w:val="1"/>
      <w:numFmt w:val="decimal"/>
      <w:suff w:val="tab"/>
      <w:lvlText w:val="%1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900"/>
        </w:tabs>
        <w:ind w:left="5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o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080" w:hanging="360"/>
        </w:pPr>
        <w:rPr>
          <w:rFonts w:ascii="Courier New" w:cs="Courier New" w:hAnsi="Courier New" w:eastAsia="Courier New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1980"/>
          </w:tabs>
          <w:ind w:left="1680" w:hanging="4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8">
    <w:abstractNumId w:val="7"/>
  </w:num>
  <w:num w:numId="9">
    <w:abstractNumId w:val="6"/>
  </w:num>
  <w:num w:numId="10">
    <w:abstractNumId w:val="9"/>
  </w:num>
  <w:num w:numId="11">
    <w:abstractNumId w:val="8"/>
  </w:num>
  <w:num w:numId="12">
    <w:abstractNumId w:val="11"/>
  </w:num>
  <w:num w:numId="13">
    <w:abstractNumId w:val="10"/>
  </w:num>
  <w:num w:numId="14">
    <w:abstractNumId w:val="13"/>
  </w:num>
  <w:num w:numId="15">
    <w:abstractNumId w:val="12"/>
  </w:num>
  <w:num w:numId="16">
    <w:abstractNumId w:val="15"/>
  </w:num>
  <w:num w:numId="17">
    <w:abstractNumId w:val="14"/>
  </w:num>
  <w:num w:numId="18">
    <w:abstractNumId w:val="17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tLeast"/>
      <w:ind w:left="0" w:right="0" w:firstLine="0"/>
      <w:jc w:val="left"/>
      <w:outlineLvl w:val="9"/>
    </w:pPr>
    <w:rPr>
      <w:rFonts w:ascii="Georgia" w:cs="Arial Unicode MS" w:hAnsi="Georg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  <w:style w:type="character" w:styleId="Hyperlink.0">
    <w:name w:val="Hyperlink.0"/>
    <w:basedOn w:val="Aucun"/>
    <w:next w:val="Hyperlink.0"/>
    <w:rPr>
      <w:rFonts w:ascii="source sans 3" w:cs="source sans 3" w:hAnsi="source sans 3" w:eastAsia="source sans 3"/>
      <w:outline w:val="0"/>
      <w:color w:val="000000"/>
      <w:u w:val="single" w:color="000000"/>
      <w:vertAlign w:val="superscript"/>
      <w14:textFill>
        <w14:solidFill>
          <w14:srgbClr w14:val="000000"/>
        </w14:solidFill>
      </w14:textFill>
    </w:rPr>
  </w:style>
  <w:style w:type="numbering" w:styleId="Style 1 importé">
    <w:name w:val="Style 1 importé"/>
    <w:pPr>
      <w:numPr>
        <w:numId w:val="1"/>
      </w:numPr>
    </w:pPr>
  </w:style>
  <w:style w:type="numbering" w:styleId="Style 2 importé">
    <w:name w:val="Style 2 importé"/>
    <w:pPr>
      <w:numPr>
        <w:numId w:val="3"/>
      </w:numPr>
    </w:pPr>
  </w:style>
  <w:style w:type="numbering" w:styleId="Style 2 importé.0">
    <w:name w:val="Style 2 importé.0"/>
    <w:pPr>
      <w:numPr>
        <w:numId w:val="5"/>
      </w:numPr>
    </w:pPr>
  </w:style>
  <w:style w:type="numbering" w:styleId="Style 3 importé">
    <w:name w:val="Style 3 importé"/>
    <w:pPr>
      <w:numPr>
        <w:numId w:val="8"/>
      </w:numPr>
    </w:pPr>
  </w:style>
  <w:style w:type="numbering" w:styleId="Style 4 importé">
    <w:name w:val="Style 4 importé"/>
    <w:pPr>
      <w:numPr>
        <w:numId w:val="10"/>
      </w:numPr>
    </w:pPr>
  </w:style>
  <w:style w:type="numbering" w:styleId="Style 5 importé">
    <w:name w:val="Style 5 importé"/>
    <w:pPr>
      <w:numPr>
        <w:numId w:val="12"/>
      </w:numPr>
    </w:pPr>
  </w:style>
  <w:style w:type="numbering" w:styleId="Style 6 importé">
    <w:name w:val="Style 6 importé"/>
    <w:pPr>
      <w:numPr>
        <w:numId w:val="14"/>
      </w:numPr>
    </w:pPr>
  </w:style>
  <w:style w:type="numbering" w:styleId="Style 7 importé">
    <w:name w:val="Style 7 importé"/>
    <w:pPr>
      <w:numPr>
        <w:numId w:val="16"/>
      </w:numPr>
    </w:pPr>
  </w:style>
  <w:style w:type="numbering" w:styleId="Style 8 importé">
    <w:name w:val="Style 8 importé"/>
    <w:pPr>
      <w:numPr>
        <w:numId w:val="1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